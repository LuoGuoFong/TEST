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1DAB" w14:textId="7CD6B9FB" w:rsidR="002570EF" w:rsidRPr="00B14E06" w:rsidRDefault="003F2A29" w:rsidP="0037542F">
      <w:pPr>
        <w:tabs>
          <w:tab w:val="left" w:pos="1800"/>
        </w:tabs>
        <w:autoSpaceDE w:val="0"/>
        <w:autoSpaceDN w:val="0"/>
        <w:adjustRightInd w:val="0"/>
        <w:spacing w:line="0" w:lineRule="atLeast"/>
        <w:jc w:val="center"/>
        <w:rPr>
          <w:rFonts w:eastAsia="標楷體"/>
          <w:b/>
          <w:kern w:val="0"/>
          <w:sz w:val="36"/>
          <w:szCs w:val="36"/>
        </w:rPr>
      </w:pPr>
      <w:r>
        <w:rPr>
          <w:rFonts w:eastAsia="標楷體"/>
          <w:b/>
          <w:kern w:val="0"/>
          <w:sz w:val="36"/>
          <w:szCs w:val="36"/>
        </w:rPr>
        <w:t>11</w:t>
      </w:r>
      <w:r>
        <w:rPr>
          <w:rFonts w:eastAsia="標楷體" w:hint="eastAsia"/>
          <w:b/>
          <w:kern w:val="0"/>
          <w:sz w:val="36"/>
          <w:szCs w:val="36"/>
        </w:rPr>
        <w:t>6</w:t>
      </w:r>
      <w:r>
        <w:rPr>
          <w:rFonts w:eastAsia="標楷體"/>
          <w:b/>
          <w:kern w:val="0"/>
          <w:sz w:val="36"/>
          <w:szCs w:val="36"/>
        </w:rPr>
        <w:t>年度國內營業單位財富管理業務</w:t>
      </w:r>
    </w:p>
    <w:p w14:paraId="3F8418C4" w14:textId="76FC07AE" w:rsidR="000E31D1" w:rsidRPr="00E81EF1" w:rsidRDefault="003D237A" w:rsidP="00D81C1F">
      <w:pPr>
        <w:autoSpaceDE w:val="0"/>
        <w:autoSpaceDN w:val="0"/>
        <w:adjustRightInd w:val="0"/>
        <w:spacing w:afterLines="50" w:after="180" w:line="0" w:lineRule="atLeast"/>
        <w:jc w:val="center"/>
        <w:rPr>
          <w:rFonts w:eastAsia="標楷體" w:hint="eastAsia"/>
          <w:b/>
        </w:rPr>
      </w:pPr>
      <w:r>
        <w:rPr>
          <w:rFonts w:eastAsia="標楷體"/>
          <w:b/>
          <w:kern w:val="0"/>
          <w:sz w:val="36"/>
          <w:szCs w:val="36"/>
        </w:rPr>
        <w:t>手續費收入目標訂定原則</w:t>
      </w:r>
      <w:r>
        <w:rPr>
          <w:rFonts w:eastAsia="標楷體" w:hint="eastAsia"/>
          <w:b/>
          <w:kern w:val="0"/>
          <w:sz w:val="36"/>
          <w:szCs w:val="36"/>
        </w:rPr>
        <w:t xml:space="preserve"> </w:t>
      </w:r>
      <w:r>
        <w:rPr>
          <w:rFonts w:eastAsia="標楷體"/>
          <w:b/>
          <w:kern w:val="0"/>
          <w:sz w:val="36"/>
          <w:szCs w:val="36"/>
        </w:rPr>
        <w:t>–</w:t>
      </w:r>
      <w:r>
        <w:rPr>
          <w:rFonts w:eastAsia="標楷體" w:hint="eastAsia"/>
          <w:b/>
          <w:kern w:val="0"/>
          <w:sz w:val="36"/>
          <w:szCs w:val="36"/>
        </w:rPr>
        <w:t xml:space="preserve"> 方案1</w:t>
      </w:r>
    </w:p>
    <w:p w14:paraId="49B6E38E" w14:textId="3761AD03" w:rsidR="003D7CE4" w:rsidRPr="009B7211" w:rsidRDefault="003547CB" w:rsidP="001C7FDF">
      <w:pPr>
        <w:numPr>
          <w:ilvl w:val="0"/>
          <w:numId w:val="1"/>
        </w:numPr>
        <w:spacing w:line="480" w:lineRule="exact"/>
        <w:ind w:left="567" w:hanging="567"/>
        <w:jc w:val="both"/>
        <w:rPr>
          <w:rFonts w:eastAsia="標楷體"/>
          <w:sz w:val="28"/>
          <w:szCs w:val="28"/>
        </w:rPr>
      </w:pPr>
      <w:bookmarkStart w:id="0" w:name="OLE_LINK4"/>
      <w:r>
        <w:rPr>
          <w:rFonts w:eastAsia="標楷體"/>
          <w:sz w:val="28"/>
          <w:szCs w:val="28"/>
        </w:rPr>
        <w:t>11</w:t>
      </w:r>
      <w:r>
        <w:rPr>
          <w:rFonts w:eastAsia="標楷體" w:hint="eastAsia"/>
          <w:sz w:val="28"/>
          <w:szCs w:val="28"/>
        </w:rPr>
        <w:t>6</w:t>
      </w:r>
      <w:r>
        <w:rPr>
          <w:rFonts w:eastAsia="標楷體"/>
          <w:sz w:val="28"/>
          <w:szCs w:val="28"/>
        </w:rPr>
        <w:t>年度國內營業單位財富管理業務手續費收入目標以</w:t>
      </w:r>
      <w:r>
        <w:rPr>
          <w:rFonts w:eastAsia="標楷體" w:hint="eastAsia"/>
          <w:b/>
          <w:sz w:val="28"/>
          <w:szCs w:val="28"/>
          <w:u w:val="single"/>
        </w:rPr>
        <w:t>140</w:t>
      </w:r>
      <w:r>
        <w:rPr>
          <w:rFonts w:eastAsia="標楷體"/>
          <w:b/>
          <w:sz w:val="28"/>
          <w:szCs w:val="28"/>
          <w:u w:val="single"/>
        </w:rPr>
        <w:t>億元</w:t>
      </w:r>
      <w:bookmarkEnd w:id="0"/>
      <w:r>
        <w:rPr>
          <w:rFonts w:eastAsia="標楷體"/>
          <w:sz w:val="28"/>
          <w:szCs w:val="28"/>
        </w:rPr>
        <w:t>為計算基礎。</w:t>
      </w:r>
    </w:p>
    <w:p w14:paraId="08449BF3" w14:textId="77777777" w:rsidR="001D4C04" w:rsidRDefault="00B24E8F" w:rsidP="001C7FDF">
      <w:pPr>
        <w:numPr>
          <w:ilvl w:val="0"/>
          <w:numId w:val="1"/>
        </w:numPr>
        <w:spacing w:line="480" w:lineRule="exact"/>
        <w:ind w:left="567" w:rightChars="-140" w:right="-336" w:hanging="567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國內營業單位財富管理業務手續費收入目標之訂定方式：</w:t>
      </w:r>
    </w:p>
    <w:p w14:paraId="64EFAB11" w14:textId="0964B74F" w:rsidR="002D7EEE" w:rsidRPr="00A30225" w:rsidRDefault="002D7EEE" w:rsidP="001C7FDF">
      <w:pPr>
        <w:spacing w:line="480" w:lineRule="exact"/>
        <w:ind w:left="567" w:rightChars="-140" w:right="-336"/>
        <w:jc w:val="both"/>
        <w:rPr>
          <w:rFonts w:eastAsia="標楷體"/>
          <w:color w:val="EE0000"/>
          <w:sz w:val="28"/>
          <w:szCs w:val="28"/>
        </w:rPr>
      </w:pPr>
      <w:del w:id="9001" w:author="Claude" w:date="2026-10-20T06:00:00Z">
        <w:r>
          <w:rPr>
            <w:rFonts w:eastAsia="標楷體"/>
            <w:color w:val="EE0000"/>
            <w:sz w:val="28"/>
            <w:szCs w:val="28"/>
          </w:rPr>
          <w:delText xml:space="preserve">115年度國內</w:delText>
        </w:r>
      </w:del>
      <w:ins w:id="9002" w:author="Claude" w:date="2026-10-20T06:00:00Z">
        <w:r>
          <w:rPr>
            <w:rFonts w:eastAsia="標楷體"/>
            <w:color w:val="EE0000"/>
            <w:sz w:val="28"/>
            <w:szCs w:val="28"/>
          </w:rPr>
          <w:t xml:space="preserve">116年度國內</w:t>
        </w:r>
      </w:ins>
      <w:r>
        <w:rPr>
          <w:rFonts w:eastAsia="標楷體"/>
          <w:color w:val="EE0000"/>
          <w:sz w:val="28"/>
          <w:szCs w:val="28"/>
        </w:rPr>
        <w:t xml:space="preserve">營業單位財富管理業務手續費收入</w:t>
      </w:r>
      <w:r>
        <w:rPr>
          <w:rFonts w:eastAsia="標楷體" w:hint="eastAsia"/>
          <w:color w:val="EE0000"/>
          <w:sz w:val="28"/>
          <w:szCs w:val="28"/>
        </w:rPr>
        <w:t>目標為「116年成長目標」(佔85%)+「</w:t>
      </w:r>
      <w:r>
        <w:rPr>
          <w:rFonts w:eastAsia="標楷體"/>
          <w:color w:val="EE0000"/>
          <w:sz w:val="28"/>
          <w:szCs w:val="28"/>
        </w:rPr>
        <w:t>營業單位</w:t>
      </w:r>
      <w:r>
        <w:rPr>
          <w:rFonts w:eastAsia="標楷體" w:hint="eastAsia"/>
          <w:color w:val="EE0000"/>
          <w:sz w:val="28"/>
          <w:szCs w:val="28"/>
        </w:rPr>
        <w:t>綜合指標之目標」(佔15%)：</w:t>
      </w:r>
    </w:p>
    <w:p w14:paraId="58EF4B37" w14:textId="35CB1461" w:rsidR="00A30225" w:rsidRDefault="002E11F6" w:rsidP="001C7FDF">
      <w:pPr>
        <w:numPr>
          <w:ilvl w:val="0"/>
          <w:numId w:val="3"/>
        </w:numPr>
        <w:spacing w:line="480" w:lineRule="exact"/>
        <w:ind w:left="1134" w:hanging="567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116年成長目標(佔85%)：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3828"/>
        <w:gridCol w:w="3538"/>
      </w:tblGrid>
      <w:tr w:rsidR="00182D55" w14:paraId="41541E95" w14:textId="4D526EC8" w:rsidTr="001A0029">
        <w:tc>
          <w:tcPr>
            <w:tcW w:w="2835" w:type="dxa"/>
          </w:tcPr>
          <w:p w14:paraId="3739FF6F" w14:textId="57C6BD33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bCs/>
                <w:color w:val="EE0000"/>
                <w:sz w:val="28"/>
                <w:szCs w:val="28"/>
              </w:rPr>
            </w:pPr>
            <w:bookmarkStart w:id="1" w:name="_Hlk243066513"/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b/>
                <w:bCs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年年化達成率</w:t>
            </w:r>
          </w:p>
        </w:tc>
        <w:tc>
          <w:tcPr>
            <w:tcW w:w="3828" w:type="dxa"/>
          </w:tcPr>
          <w:p w14:paraId="47090D68" w14:textId="23C2D399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bCs/>
                <w:color w:val="EE0000"/>
                <w:sz w:val="28"/>
                <w:szCs w:val="28"/>
              </w:rPr>
            </w:pPr>
            <w:bookmarkStart w:id="2" w:name="_Hlk217296675"/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b/>
                <w:bCs/>
                <w:color w:val="EE0000"/>
                <w:sz w:val="28"/>
                <w:szCs w:val="28"/>
              </w:rPr>
              <w:t>6</w:t>
            </w:r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年成長目標</w:t>
            </w:r>
            <w:bookmarkEnd w:id="2"/>
          </w:p>
        </w:tc>
        <w:tc>
          <w:tcPr>
            <w:tcW w:w="3538" w:type="dxa"/>
          </w:tcPr>
          <w:p w14:paraId="6E70BDB4" w14:textId="4C813DE4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bCs/>
                <w:color w:val="EE0000"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color w:val="EE0000"/>
                <w:sz w:val="28"/>
                <w:szCs w:val="28"/>
              </w:rPr>
              <w:t>成長目標計算公式</w:t>
            </w:r>
          </w:p>
        </w:tc>
      </w:tr>
      <w:tr w:rsidR="00182D55" w14:paraId="2590B636" w14:textId="762A946E" w:rsidTr="001A0029">
        <w:tc>
          <w:tcPr>
            <w:tcW w:w="2835" w:type="dxa"/>
          </w:tcPr>
          <w:p w14:paraId="73AB675D" w14:textId="72958098" w:rsidR="00182D55" w:rsidRPr="001C7FDF" w:rsidRDefault="00AD381C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180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</w:t>
            </w:r>
          </w:p>
        </w:tc>
        <w:tc>
          <w:tcPr>
            <w:tcW w:w="3828" w:type="dxa"/>
          </w:tcPr>
          <w:p w14:paraId="11A9438A" w14:textId="705E67F6" w:rsidR="00182D55" w:rsidRPr="001C7FDF" w:rsidRDefault="00AD381C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之70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5A8D2B7B" w14:textId="39DB4BE4" w:rsidR="00182D55" w:rsidRPr="001C7FDF" w:rsidRDefault="00AD381C" w:rsidP="001C7FDF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*70%</w:t>
            </w:r>
          </w:p>
        </w:tc>
      </w:tr>
      <w:tr w:rsidR="00182D55" w14:paraId="3326DE40" w14:textId="74CA00B2" w:rsidTr="001A0029">
        <w:tc>
          <w:tcPr>
            <w:tcW w:w="2835" w:type="dxa"/>
          </w:tcPr>
          <w:p w14:paraId="2C576EDC" w14:textId="6A395013" w:rsidR="00182D55" w:rsidRPr="001C7FDF" w:rsidRDefault="001A0029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150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%以上，未達1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8</w:t>
            </w:r>
            <w:r>
              <w:rPr>
                <w:rFonts w:eastAsia="標楷體"/>
                <w:color w:val="EE0000"/>
                <w:sz w:val="28"/>
                <w:szCs w:val="28"/>
              </w:rPr>
              <w:t>0%</w:t>
            </w:r>
          </w:p>
        </w:tc>
        <w:tc>
          <w:tcPr>
            <w:tcW w:w="3828" w:type="dxa"/>
          </w:tcPr>
          <w:p w14:paraId="3144B029" w14:textId="7D386134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之80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0489A5E7" w14:textId="5FF54E95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*80%</w:t>
            </w:r>
          </w:p>
        </w:tc>
      </w:tr>
      <w:tr w:rsidR="00182D55" w14:paraId="3074A4E0" w14:textId="2FAE3E80" w:rsidTr="001A0029">
        <w:tc>
          <w:tcPr>
            <w:tcW w:w="2835" w:type="dxa"/>
          </w:tcPr>
          <w:p w14:paraId="4367CA8A" w14:textId="5B7EE618" w:rsidR="00182D55" w:rsidRPr="001C7FDF" w:rsidRDefault="001A0029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120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%以上，未達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828" w:type="dxa"/>
          </w:tcPr>
          <w:p w14:paraId="7FD1D8BC" w14:textId="563722C2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之90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4AA07516" w14:textId="7C478E34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*90%</w:t>
            </w:r>
          </w:p>
        </w:tc>
      </w:tr>
      <w:tr w:rsidR="001A0029" w14:paraId="088B882E" w14:textId="77777777" w:rsidTr="001A0029">
        <w:tc>
          <w:tcPr>
            <w:tcW w:w="2835" w:type="dxa"/>
          </w:tcPr>
          <w:p w14:paraId="4D3C7CA6" w14:textId="6DBB8DF9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100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%以上，未達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120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828" w:type="dxa"/>
          </w:tcPr>
          <w:p w14:paraId="2486CC24" w14:textId="0DB0BA65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年預估實績成長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625240C4" w14:textId="3081F1B4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*101%</w:t>
            </w:r>
          </w:p>
        </w:tc>
      </w:tr>
      <w:tr w:rsidR="001A0029" w14:paraId="213ACA25" w14:textId="77777777" w:rsidTr="001A0029">
        <w:tc>
          <w:tcPr>
            <w:tcW w:w="2835" w:type="dxa"/>
          </w:tcPr>
          <w:p w14:paraId="21B25E17" w14:textId="48750CAD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80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%以上，未達1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0</w:t>
            </w:r>
            <w:r>
              <w:rPr>
                <w:rFonts w:eastAsia="標楷體"/>
                <w:color w:val="EE0000"/>
                <w:sz w:val="28"/>
                <w:szCs w:val="28"/>
              </w:rPr>
              <w:t>0%</w:t>
            </w:r>
          </w:p>
        </w:tc>
        <w:tc>
          <w:tcPr>
            <w:tcW w:w="3828" w:type="dxa"/>
          </w:tcPr>
          <w:p w14:paraId="52D04D2E" w14:textId="02331738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年預估實績成長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2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1C2DB9BA" w14:textId="02C16581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*102%</w:t>
            </w:r>
          </w:p>
        </w:tc>
      </w:tr>
      <w:tr w:rsidR="001A0029" w14:paraId="5F35343C" w14:textId="77777777" w:rsidTr="001A0029">
        <w:tc>
          <w:tcPr>
            <w:tcW w:w="2835" w:type="dxa"/>
          </w:tcPr>
          <w:p w14:paraId="48E602D4" w14:textId="6F4F6C6C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未達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80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828" w:type="dxa"/>
          </w:tcPr>
          <w:p w14:paraId="3B07497F" w14:textId="4EE60CAF" w:rsidR="001A0029" w:rsidRPr="001C7FDF" w:rsidRDefault="009B4C5F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年預估實績成長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3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219B55BF" w14:textId="7CF93989" w:rsidR="001A0029" w:rsidRPr="001C7FDF" w:rsidRDefault="009B4C5F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*103%</w:t>
            </w:r>
          </w:p>
        </w:tc>
      </w:tr>
    </w:tbl>
    <w:bookmarkEnd w:id="1"/>
    <w:p w14:paraId="6FBA2D9D" w14:textId="16988200" w:rsidR="00CE0A97" w:rsidRPr="001A0029" w:rsidRDefault="00A30225" w:rsidP="001A0029">
      <w:pPr>
        <w:spacing w:line="480" w:lineRule="exact"/>
        <w:ind w:left="1134"/>
        <w:jc w:val="both"/>
        <w:rPr>
          <w:rFonts w:eastAsia="標楷體"/>
          <w:b/>
          <w:color w:val="EE0000"/>
          <w:sz w:val="28"/>
          <w:szCs w:val="28"/>
        </w:rPr>
      </w:pPr>
      <w:r>
        <w:rPr>
          <w:rFonts w:eastAsia="標楷體" w:hint="eastAsia"/>
          <w:b/>
          <w:color w:val="EE0000"/>
          <w:sz w:val="28"/>
          <w:szCs w:val="28"/>
        </w:rPr>
        <w:t>特別考量：</w:t>
      </w:r>
    </w:p>
    <w:p w14:paraId="4D933B1C" w14:textId="77777777" w:rsidR="00182D55" w:rsidRDefault="00A30225" w:rsidP="001C7FDF"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rFonts w:eastAsia="標楷體"/>
          <w:bCs/>
          <w:color w:val="EE0000"/>
          <w:sz w:val="28"/>
          <w:szCs w:val="28"/>
        </w:rPr>
      </w:pPr>
      <w:r>
        <w:rPr>
          <w:rFonts w:eastAsia="標楷體" w:hint="eastAsia"/>
          <w:bCs/>
          <w:color w:val="EE0000"/>
          <w:sz w:val="28"/>
          <w:szCs w:val="28"/>
        </w:rPr>
        <w:t>近三年成立之分行目標另定之。</w:t>
      </w:r>
    </w:p>
    <w:p w14:paraId="4B840340" w14:textId="450F16DD" w:rsidR="00A30225" w:rsidRDefault="00182D55" w:rsidP="001C7FDF"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rFonts w:eastAsia="標楷體"/>
          <w:bCs/>
          <w:color w:val="EE0000"/>
          <w:sz w:val="28"/>
          <w:szCs w:val="28"/>
        </w:rPr>
      </w:pPr>
      <w:r>
        <w:rPr>
          <w:rFonts w:eastAsia="標楷體" w:hint="eastAsia"/>
          <w:bCs/>
          <w:color w:val="EE0000"/>
          <w:sz w:val="28"/>
          <w:szCs w:val="28"/>
        </w:rPr>
        <w:t>依個別分行特殊狀況增減目標。</w:t>
      </w:r>
    </w:p>
    <w:p w14:paraId="1F6EAEBB" w14:textId="6B977B55" w:rsidR="004A467D" w:rsidRPr="004A467D" w:rsidRDefault="004A467D" w:rsidP="004A467D"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rFonts w:eastAsia="標楷體"/>
          <w:bCs/>
          <w:color w:val="EE0000"/>
          <w:sz w:val="28"/>
          <w:szCs w:val="28"/>
        </w:rPr>
      </w:pPr>
      <w:r>
        <w:rPr>
          <w:rFonts w:eastAsia="標楷體" w:hint="eastAsia"/>
          <w:bCs/>
          <w:color w:val="EE0000"/>
          <w:sz w:val="28"/>
          <w:szCs w:val="28"/>
        </w:rPr>
        <w:t>前開「115年預估實績」係以115年1-10月年化實績預估；「115年目標」係為115年年末調整後之分行目標。</w:t>
      </w:r>
    </w:p>
    <w:p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ins w:id="9003" w:author="Claude" w:date="2026-10-20T06:00:00Z"/>
          <w:rFonts w:eastAsia="標楷體"/>
          <w:bCs/>
          <w:color w:val="EE0000"/>
          <w:sz w:val="28"/>
          <w:szCs w:val="28"/>
        </w:rPr>
      </w:pPr>
      <w:ins w:id="9004" w:author="Claude" w:date="2026-10-20T06:00:00Z">
        <w:r>
          <w:rPr>
            <w:rFonts w:eastAsia="標楷體" w:hint="eastAsia"/>
            <w:bCs/>
            <w:color w:val="EE0000"/>
            <w:sz w:val="28"/>
            <w:szCs w:val="28"/>
          </w:rPr>
          <w:t xml:space="preserve">天花板機制：115年年化達成率120%以上之績優分行，116年成長目標依上表以115年預估實績打折計算，超額實績不全數納入次年基期，避免目標逐年墊高。</w:t>
        </w:r>
      </w:ins>
    </w:p>
    <w:p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ins w:id="9005" w:author="Claude" w:date="2026-10-20T06:00:00Z"/>
          <w:rFonts w:eastAsia="標楷體"/>
          <w:bCs/>
          <w:color w:val="EE0000"/>
          <w:sz w:val="28"/>
          <w:szCs w:val="28"/>
        </w:rPr>
      </w:pPr>
      <w:ins w:id="9006" w:author="Claude" w:date="2026-10-20T06:00:00Z">
        <w:r>
          <w:rPr>
            <w:rFonts w:eastAsia="標楷體" w:hint="eastAsia"/>
            <w:bCs/>
            <w:color w:val="EE0000"/>
            <w:sz w:val="28"/>
            <w:szCs w:val="28"/>
          </w:rPr>
          <w:t xml:space="preserve">地板機制：115年年化達成率未達75%之分行，以115年分行目標之80%為起算基準訂定116年成長目標，不適用上表「未達80%」級距之計算方式（折扣比例及成長率依試算結果定案）。</w:t>
        </w:r>
      </w:ins>
    </w:p>
    <w:p w14:paraId="5F2DDB7B" w14:textId="7886E1AE" w:rsidR="00A30225" w:rsidRPr="00182D55" w:rsidRDefault="00A30225" w:rsidP="001C7FDF">
      <w:pPr>
        <w:numPr>
          <w:ilvl w:val="0"/>
          <w:numId w:val="3"/>
        </w:numPr>
        <w:spacing w:line="480" w:lineRule="exact"/>
        <w:ind w:left="1134" w:hanging="567"/>
        <w:jc w:val="both"/>
        <w:rPr>
          <w:rFonts w:eastAsia="標楷體"/>
          <w:b/>
          <w:color w:val="EE0000"/>
          <w:sz w:val="28"/>
          <w:szCs w:val="28"/>
        </w:rPr>
      </w:pPr>
      <w:r>
        <w:rPr>
          <w:rFonts w:eastAsia="標楷體"/>
          <w:b/>
          <w:color w:val="EE0000"/>
          <w:sz w:val="28"/>
          <w:szCs w:val="28"/>
        </w:rPr>
        <w:t>營業單位</w:t>
      </w:r>
      <w:r>
        <w:rPr>
          <w:rFonts w:eastAsia="標楷體" w:hint="eastAsia"/>
          <w:b/>
          <w:color w:val="EE0000"/>
          <w:sz w:val="28"/>
          <w:szCs w:val="28"/>
        </w:rPr>
        <w:t xml:space="preserve">綜合指標之目標</w:t>
      </w:r>
      <w:del w:id="9007" w:author="Claude" w:date="2026-10-20T06:00:00Z">
        <w:r>
          <w:rPr>
            <w:rFonts w:eastAsia="標楷體" w:hint="eastAsia"/>
            <w:b/>
            <w:color w:val="EE0000"/>
            <w:sz w:val="28"/>
            <w:szCs w:val="28"/>
          </w:rPr>
          <w:delText xml:space="preserve">(佔7%)</w:delText>
        </w:r>
      </w:del>
      <w:ins w:id="9008" w:author="Claude" w:date="2026-10-20T06:00:00Z">
        <w:r>
          <w:rPr>
            <w:rFonts w:eastAsia="標楷體" w:hint="eastAsia"/>
            <w:b/>
            <w:color w:val="EE0000"/>
            <w:sz w:val="28"/>
            <w:szCs w:val="28"/>
          </w:rPr>
          <w:t xml:space="preserve">(佔15%)</w:t>
        </w:r>
      </w:ins>
    </w:p>
    <w:p w14:paraId="40D89701" w14:textId="4C5C3F03" w:rsidR="00B658C4" w:rsidRPr="00B658C4" w:rsidRDefault="00AD381C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前2</w:t>
      </w:r>
      <w:r>
        <w:rPr>
          <w:rFonts w:eastAsia="標楷體"/>
          <w:b/>
          <w:bCs/>
          <w:sz w:val="28"/>
          <w:szCs w:val="28"/>
        </w:rPr>
        <w:t>年財富管理業務平均手續費收入指標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</w:t>
      </w:r>
      <w:r>
        <w:rPr>
          <w:rFonts w:eastAsia="標楷體" w:hint="eastAsia"/>
          <w:b/>
          <w:bCs/>
          <w:sz w:val="28"/>
          <w:szCs w:val="28"/>
        </w:rPr>
        <w:t>20</w:t>
      </w:r>
      <w:r>
        <w:rPr>
          <w:rFonts w:eastAsia="標楷體"/>
          <w:b/>
          <w:bCs/>
          <w:sz w:val="28"/>
          <w:szCs w:val="28"/>
        </w:rPr>
        <w:t>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5608B9EB" w14:textId="42999C32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依</w:t>
      </w:r>
      <w:r>
        <w:rPr>
          <w:rFonts w:eastAsia="標楷體"/>
          <w:bCs/>
          <w:sz w:val="28"/>
          <w:szCs w:val="28"/>
        </w:rPr>
        <w:t>營業單位</w:t>
      </w:r>
      <w:r>
        <w:rPr>
          <w:rFonts w:eastAsia="標楷體" w:hint="eastAsia"/>
          <w:bCs/>
          <w:sz w:val="28"/>
          <w:szCs w:val="28"/>
        </w:rPr>
        <w:t>前2</w:t>
      </w:r>
      <w:r>
        <w:rPr>
          <w:rFonts w:eastAsia="標楷體"/>
          <w:bCs/>
          <w:sz w:val="28"/>
          <w:szCs w:val="28"/>
        </w:rPr>
        <w:t>年</w:t>
      </w:r>
      <w:del w:id="9009" w:author="Claude" w:date="2026-10-20T06:00:00Z">
        <w:r>
          <w:rPr>
            <w:rFonts w:eastAsia="標楷體" w:hint="eastAsia"/>
            <w:bCs/>
            <w:sz w:val="28"/>
            <w:szCs w:val="28"/>
          </w:rPr>
          <w:delText xml:space="preserve">(113年及1</w:delText>
        </w:r>
      </w:del>
      <w:del w:id="9010" w:author="Claude" w:date="2026-10-20T06:00:00Z">
        <w:r>
          <w:rPr>
            <w:rFonts w:eastAsia="標楷體"/>
            <w:bCs/>
            <w:sz w:val="28"/>
            <w:szCs w:val="28"/>
          </w:rPr>
          <w:delText xml:space="preserve">1</w:delText>
        </w:r>
      </w:del>
      <w:del w:id="9011" w:author="Claude" w:date="2026-10-20T06:00:00Z">
        <w:r>
          <w:rPr>
            <w:rFonts w:eastAsia="標楷體" w:hint="eastAsia"/>
            <w:bCs/>
            <w:sz w:val="28"/>
            <w:szCs w:val="28"/>
          </w:rPr>
          <w:delText xml:space="preserve">4年)</w:delText>
        </w:r>
      </w:del>
      <w:ins w:id="9012" w:author="Claude" w:date="2026-10-20T06:00:00Z">
        <w:r>
          <w:rPr>
            <w:rFonts w:eastAsia="標楷體" w:hint="eastAsia"/>
            <w:bCs/>
            <w:sz w:val="28"/>
            <w:szCs w:val="28"/>
          </w:rPr>
          <w:t xml:space="preserve">(114年及115年1-10月年化)</w:t>
        </w:r>
      </w:ins>
      <w:r>
        <w:rPr>
          <w:rFonts w:eastAsia="標楷體" w:hint="eastAsia"/>
          <w:bCs/>
          <w:sz w:val="28"/>
          <w:szCs w:val="28"/>
        </w:rPr>
        <w:t xml:space="preserve">，以達成率100%為上限之平</w:t>
      </w:r>
      <w:r>
        <w:rPr>
          <w:rFonts w:eastAsia="標楷體"/>
          <w:bCs/>
          <w:sz w:val="28"/>
          <w:szCs w:val="28"/>
        </w:rPr>
        <w:t>均</w:t>
      </w:r>
      <w:r>
        <w:rPr>
          <w:rFonts w:eastAsia="標楷體" w:hint="eastAsia"/>
          <w:bCs/>
          <w:sz w:val="28"/>
          <w:szCs w:val="28"/>
        </w:rPr>
        <w:t>財富管理手續費收入x 0.0</w:t>
      </w:r>
      <w:r>
        <w:rPr>
          <w:rFonts w:eastAsia="標楷體"/>
          <w:bCs/>
          <w:sz w:val="28"/>
          <w:szCs w:val="28"/>
        </w:rPr>
        <w:t>6</w:t>
      </w:r>
      <w:r>
        <w:rPr>
          <w:rFonts w:eastAsia="標楷體" w:hint="eastAsia"/>
          <w:bCs/>
          <w:sz w:val="28"/>
          <w:szCs w:val="28"/>
        </w:rPr>
        <w:t>582。</w:t>
      </w:r>
    </w:p>
    <w:p w14:paraId="6F731742" w14:textId="6B73BDF1" w:rsidR="006F1FD5" w:rsidRPr="003D41D1" w:rsidRDefault="006F1FD5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>存款指標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權重25%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072A01A1" w14:textId="47D88D6C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t xml:space="preserve">營業單位國內自然人戶台、外幣活期(儲)及定期(儲)存款</w:t>
      </w:r>
      <w:del w:id="9013" w:author="Claude" w:date="2026-10-20T06:00:00Z">
        <w:r>
          <w:rPr>
            <w:rFonts w:eastAsia="標楷體"/>
            <w:bCs/>
            <w:sz w:val="28"/>
            <w:szCs w:val="28"/>
          </w:rPr>
          <w:delText xml:space="preserve">11</w:delText>
        </w:r>
      </w:del>
      <w:del w:id="9014" w:author="Claude" w:date="2026-10-20T06:00:00Z">
        <w:r>
          <w:rPr>
            <w:rFonts w:eastAsia="標楷體" w:hint="eastAsia"/>
            <w:bCs/>
            <w:sz w:val="28"/>
            <w:szCs w:val="28"/>
          </w:rPr>
          <w:delText xml:space="preserve">4</w:delText>
        </w:r>
      </w:del>
      <w:del w:id="9015" w:author="Claude" w:date="2026-10-20T06:00:00Z">
        <w:r>
          <w:rPr>
            <w:rFonts w:eastAsia="標楷體"/>
            <w:bCs/>
            <w:sz w:val="28"/>
            <w:szCs w:val="28"/>
          </w:rPr>
          <w:delText xml:space="preserve">年1至10月份</w:delText>
        </w:r>
      </w:del>
      <w:ins w:id="9016" w:author="Claude" w:date="2026-10-20T06:00:00Z">
        <w:r>
          <w:rPr>
            <w:rFonts w:eastAsia="標楷體"/>
            <w:bCs/>
            <w:sz w:val="28"/>
            <w:szCs w:val="28"/>
          </w:rPr>
          <w:t xml:space="preserve">115年1至10月份</w:t>
        </w:r>
      </w:ins>
      <w:r>
        <w:rPr>
          <w:rFonts w:eastAsia="標楷體"/>
          <w:bCs/>
          <w:sz w:val="28"/>
          <w:szCs w:val="28"/>
        </w:rPr>
        <w:t xml:space="preserve">之加權月平均餘額x 0.00</w:t>
      </w:r>
      <w:r>
        <w:rPr>
          <w:rFonts w:eastAsia="標楷體" w:hint="eastAsia"/>
          <w:bCs/>
          <w:sz w:val="28"/>
          <w:szCs w:val="28"/>
        </w:rPr>
        <w:t>054</w:t>
      </w:r>
      <w:r>
        <w:rPr>
          <w:rFonts w:eastAsia="標楷體"/>
          <w:bCs/>
          <w:sz w:val="28"/>
          <w:szCs w:val="28"/>
        </w:rPr>
        <w:t>【註</w:t>
      </w:r>
      <w:r>
        <w:rPr>
          <w:rFonts w:eastAsia="標楷體" w:hint="eastAsia"/>
          <w:bCs/>
          <w:sz w:val="28"/>
          <w:szCs w:val="28"/>
        </w:rPr>
        <w:t>1</w:t>
      </w:r>
      <w:r>
        <w:rPr>
          <w:rFonts w:eastAsia="標楷體"/>
          <w:bCs/>
          <w:sz w:val="28"/>
          <w:szCs w:val="28"/>
        </w:rPr>
        <w:t>&amp;</w:t>
      </w:r>
      <w:r>
        <w:rPr>
          <w:rFonts w:eastAsia="標楷體" w:hint="eastAsia"/>
          <w:bCs/>
          <w:sz w:val="28"/>
          <w:szCs w:val="28"/>
        </w:rPr>
        <w:t>2</w:t>
      </w:r>
      <w:r>
        <w:rPr>
          <w:rFonts w:eastAsia="標楷體"/>
          <w:bCs/>
          <w:sz w:val="28"/>
          <w:szCs w:val="28"/>
        </w:rPr>
        <w:t>】。</w:t>
      </w:r>
    </w:p>
    <w:p w14:paraId="2D502508" w14:textId="0B4E82CD" w:rsidR="006F1FD5" w:rsidRPr="003D41D1" w:rsidRDefault="006F1FD5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>投資類AUM(基金+保險</w:t>
      </w:r>
      <w:r>
        <w:rPr>
          <w:rFonts w:eastAsia="標楷體" w:hint="eastAsia"/>
          <w:b/>
          <w:bCs/>
          <w:sz w:val="28"/>
          <w:szCs w:val="28"/>
        </w:rPr>
        <w:t>+外</w:t>
      </w:r>
      <w:r>
        <w:rPr>
          <w:rFonts w:eastAsia="標楷體"/>
          <w:b/>
          <w:bCs/>
          <w:sz w:val="28"/>
          <w:szCs w:val="28"/>
        </w:rPr>
        <w:t>國債)指標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2</w:t>
      </w:r>
      <w:r>
        <w:rPr>
          <w:rFonts w:eastAsia="標楷體" w:hint="eastAsia"/>
          <w:b/>
          <w:bCs/>
          <w:color w:val="FF0000"/>
          <w:sz w:val="28"/>
          <w:szCs w:val="28"/>
          <w:u w:val="single"/>
        </w:rPr>
        <w:t>5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62C4347F" w14:textId="2858DAC4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t>營業單位</w:t>
      </w:r>
      <w:r>
        <w:rPr>
          <w:rFonts w:eastAsia="標楷體" w:hint="eastAsia"/>
          <w:bCs/>
          <w:sz w:val="28"/>
          <w:szCs w:val="28"/>
        </w:rPr>
        <w:tab/>
        <w:t>理財客戶</w:t>
      </w:r>
      <w:r>
        <w:rPr>
          <w:rFonts w:eastAsia="標楷體"/>
          <w:bCs/>
          <w:sz w:val="28"/>
          <w:szCs w:val="28"/>
        </w:rPr>
        <w:t>基金(不含貨幣型基金)</w:t>
      </w:r>
      <w:r>
        <w:rPr>
          <w:rFonts w:eastAsia="標楷體" w:hint="eastAsia"/>
          <w:bCs/>
          <w:sz w:val="28"/>
          <w:szCs w:val="28"/>
        </w:rPr>
        <w:t>、外</w:t>
      </w:r>
      <w:r>
        <w:rPr>
          <w:rFonts w:eastAsia="標楷體"/>
          <w:bCs/>
          <w:sz w:val="28"/>
          <w:szCs w:val="28"/>
        </w:rPr>
        <w:t>國債</w:t>
      </w:r>
      <w:r>
        <w:rPr>
          <w:rFonts w:eastAsia="標楷體" w:hint="eastAsia"/>
          <w:bCs/>
          <w:sz w:val="28"/>
          <w:szCs w:val="28"/>
        </w:rPr>
        <w:t>券</w:t>
      </w:r>
      <w:r>
        <w:rPr>
          <w:rFonts w:eastAsia="標楷體"/>
          <w:bCs/>
          <w:sz w:val="28"/>
          <w:szCs w:val="28"/>
        </w:rPr>
        <w:t>及人身保險實收總保費11</w:t>
      </w:r>
      <w:r>
        <w:rPr>
          <w:rFonts w:eastAsia="標楷體" w:hint="eastAsia"/>
          <w:bCs/>
          <w:sz w:val="28"/>
          <w:szCs w:val="28"/>
        </w:rPr>
        <w:t>5</w:t>
      </w:r>
      <w:r>
        <w:rPr>
          <w:rFonts w:eastAsia="標楷體"/>
          <w:bCs/>
          <w:sz w:val="28"/>
          <w:szCs w:val="28"/>
        </w:rPr>
        <w:t>年1至10月份</w:t>
      </w:r>
      <w:r>
        <w:rPr>
          <w:rFonts w:eastAsia="標楷體" w:hint="eastAsia"/>
          <w:bCs/>
          <w:sz w:val="28"/>
          <w:szCs w:val="28"/>
        </w:rPr>
        <w:t>加權</w:t>
      </w:r>
      <w:r>
        <w:rPr>
          <w:rFonts w:eastAsia="標楷體"/>
          <w:bCs/>
          <w:sz w:val="28"/>
          <w:szCs w:val="28"/>
        </w:rPr>
        <w:t>月平均餘額x 0.00</w:t>
      </w:r>
      <w:r>
        <w:rPr>
          <w:rFonts w:eastAsia="標楷體" w:hint="eastAsia"/>
          <w:bCs/>
          <w:sz w:val="28"/>
          <w:szCs w:val="28"/>
        </w:rPr>
        <w:t>124</w:t>
      </w:r>
      <w:r>
        <w:rPr>
          <w:rFonts w:eastAsia="標楷體"/>
          <w:bCs/>
          <w:sz w:val="28"/>
          <w:szCs w:val="28"/>
        </w:rPr>
        <w:t>【註</w:t>
      </w:r>
      <w:r>
        <w:rPr>
          <w:rFonts w:eastAsia="標楷體" w:hint="eastAsia"/>
          <w:bCs/>
          <w:sz w:val="28"/>
          <w:szCs w:val="28"/>
        </w:rPr>
        <w:t>3</w:t>
      </w:r>
      <w:r>
        <w:rPr>
          <w:rFonts w:eastAsia="標楷體"/>
          <w:bCs/>
          <w:sz w:val="28"/>
          <w:szCs w:val="28"/>
        </w:rPr>
        <w:t>&amp;</w:t>
      </w:r>
      <w:r>
        <w:rPr>
          <w:rFonts w:eastAsia="標楷體" w:hint="eastAsia"/>
          <w:bCs/>
          <w:sz w:val="28"/>
          <w:szCs w:val="28"/>
        </w:rPr>
        <w:t>4</w:t>
      </w:r>
      <w:r>
        <w:rPr>
          <w:rFonts w:eastAsia="標楷體"/>
          <w:bCs/>
          <w:sz w:val="28"/>
          <w:szCs w:val="28"/>
        </w:rPr>
        <w:t>】。</w:t>
      </w:r>
    </w:p>
    <w:p w14:paraId="76A966AA" w14:textId="3FDBF3EF" w:rsidR="00B24E8F" w:rsidRPr="003D41D1" w:rsidRDefault="006F1FD5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>人數指標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2</w:t>
      </w:r>
      <w:r>
        <w:rPr>
          <w:rFonts w:eastAsia="標楷體" w:hint="eastAsia"/>
          <w:b/>
          <w:bCs/>
          <w:color w:val="FF0000"/>
          <w:sz w:val="28"/>
          <w:szCs w:val="28"/>
          <w:u w:val="single"/>
        </w:rPr>
        <w:t>5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1F6A66B4" w14:textId="05C766A3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lastRenderedPageBreak/>
        <w:t>營業單位11</w:t>
      </w:r>
      <w:r>
        <w:rPr>
          <w:rFonts w:eastAsia="標楷體" w:hint="eastAsia"/>
          <w:bCs/>
          <w:sz w:val="28"/>
          <w:szCs w:val="28"/>
        </w:rPr>
        <w:t>5</w:t>
      </w:r>
      <w:r>
        <w:rPr>
          <w:rFonts w:eastAsia="標楷體"/>
          <w:bCs/>
          <w:sz w:val="28"/>
          <w:szCs w:val="28"/>
        </w:rPr>
        <w:t xml:space="preserve">年1至10月份月底平均人數x </w:t>
      </w:r>
      <w:r>
        <w:rPr>
          <w:rFonts w:eastAsia="標楷體" w:hint="eastAsia"/>
          <w:bCs/>
          <w:sz w:val="28"/>
          <w:szCs w:val="28"/>
        </w:rPr>
        <w:t>109</w:t>
      </w:r>
      <w:r>
        <w:rPr>
          <w:rFonts w:eastAsia="標楷體"/>
          <w:bCs/>
          <w:sz w:val="28"/>
          <w:szCs w:val="28"/>
        </w:rPr>
        <w:t>,</w:t>
      </w:r>
      <w:r>
        <w:rPr>
          <w:rFonts w:eastAsia="標楷體" w:hint="eastAsia"/>
          <w:bCs/>
          <w:sz w:val="28"/>
          <w:szCs w:val="28"/>
        </w:rPr>
        <w:t>768</w:t>
      </w:r>
      <w:r>
        <w:rPr>
          <w:rFonts w:eastAsia="標楷體"/>
          <w:bCs/>
          <w:sz w:val="28"/>
          <w:szCs w:val="28"/>
        </w:rPr>
        <w:t>【註</w:t>
      </w:r>
      <w:r>
        <w:rPr>
          <w:rFonts w:eastAsia="標楷體" w:hint="eastAsia"/>
          <w:bCs/>
          <w:sz w:val="28"/>
          <w:szCs w:val="28"/>
        </w:rPr>
        <w:t>5</w:t>
      </w:r>
      <w:r>
        <w:rPr>
          <w:rFonts w:eastAsia="標楷體"/>
          <w:bCs/>
          <w:sz w:val="28"/>
          <w:szCs w:val="28"/>
        </w:rPr>
        <w:t>&amp;</w:t>
      </w:r>
      <w:r>
        <w:rPr>
          <w:rFonts w:eastAsia="標楷體" w:hint="eastAsia"/>
          <w:bCs/>
          <w:sz w:val="28"/>
          <w:szCs w:val="28"/>
        </w:rPr>
        <w:t>6</w:t>
      </w:r>
      <w:r>
        <w:rPr>
          <w:rFonts w:eastAsia="標楷體"/>
          <w:bCs/>
          <w:sz w:val="28"/>
          <w:szCs w:val="28"/>
        </w:rPr>
        <w:t>】。</w:t>
      </w:r>
    </w:p>
    <w:p w14:paraId="5FCA51DE" w14:textId="7DC9CF23" w:rsidR="0023104A" w:rsidRPr="003D41D1" w:rsidRDefault="0023104A" w:rsidP="00A30225">
      <w:pPr>
        <w:numPr>
          <w:ilvl w:val="0"/>
          <w:numId w:val="19"/>
        </w:numPr>
        <w:tabs>
          <w:tab w:val="left" w:pos="1134"/>
        </w:tabs>
        <w:spacing w:line="440" w:lineRule="exact"/>
        <w:ind w:left="1418" w:hanging="284"/>
        <w:jc w:val="both"/>
        <w:rPr>
          <w:rFonts w:eastAsia="標楷體"/>
          <w:bCs/>
          <w:color w:val="FF0000"/>
          <w:sz w:val="28"/>
          <w:szCs w:val="28"/>
          <w:u w:val="single"/>
        </w:rPr>
      </w:pPr>
      <w:r>
        <w:rPr>
          <w:rFonts w:eastAsia="標楷體" w:hint="eastAsia"/>
          <w:bCs/>
          <w:color w:val="FF0000"/>
          <w:sz w:val="28"/>
          <w:szCs w:val="28"/>
          <w:u w:val="single"/>
        </w:rPr>
        <w:t>組別指標</w:t>
      </w:r>
      <w:r>
        <w:rPr>
          <w:rFonts w:eastAsia="標楷體"/>
          <w:bCs/>
          <w:color w:val="FF0000"/>
          <w:sz w:val="28"/>
          <w:szCs w:val="28"/>
          <w:u w:val="single"/>
        </w:rPr>
        <w:t>:權重</w:t>
      </w:r>
      <w:r>
        <w:rPr>
          <w:rFonts w:eastAsia="標楷體" w:hint="eastAsia"/>
          <w:bCs/>
          <w:color w:val="FF0000"/>
          <w:sz w:val="28"/>
          <w:szCs w:val="28"/>
          <w:u w:val="single"/>
        </w:rPr>
        <w:t>5</w:t>
      </w:r>
      <w:r>
        <w:rPr>
          <w:rFonts w:eastAsia="標楷體"/>
          <w:bCs/>
          <w:color w:val="FF0000"/>
          <w:sz w:val="28"/>
          <w:szCs w:val="28"/>
          <w:u w:val="single"/>
        </w:rPr>
        <w:t>%</w:t>
      </w:r>
      <w:r>
        <w:rPr>
          <w:rFonts w:eastAsia="標楷體" w:hint="eastAsia"/>
          <w:bCs/>
          <w:color w:val="FF0000"/>
          <w:sz w:val="28"/>
          <w:szCs w:val="28"/>
          <w:u w:val="single"/>
        </w:rPr>
        <w:t>：</w:t>
      </w:r>
    </w:p>
    <w:tbl>
      <w:tblPr>
        <w:tblStyle w:val="a7"/>
        <w:tblW w:w="0" w:type="auto"/>
        <w:tblInd w:w="1560" w:type="dxa"/>
        <w:tblLook w:val="04A0" w:firstRow="1" w:lastRow="0" w:firstColumn="1" w:lastColumn="0" w:noHBand="0" w:noVBand="1"/>
      </w:tblPr>
      <w:tblGrid>
        <w:gridCol w:w="1837"/>
        <w:gridCol w:w="1843"/>
        <w:gridCol w:w="2126"/>
      </w:tblGrid>
      <w:tr w:rsidR="00B658C4" w:rsidRPr="003D41D1" w14:paraId="11901B3F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68D39B10" w14:textId="28403150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11</w:t>
            </w:r>
            <w:r>
              <w:rPr>
                <w:rFonts w:eastAsia="標楷體" w:hint="eastAsia"/>
                <w:color w:val="FF0000"/>
              </w:rPr>
              <w:t>5</w:t>
            </w:r>
            <w:r>
              <w:rPr>
                <w:rFonts w:eastAsia="標楷體"/>
                <w:color w:val="FF0000"/>
              </w:rPr>
              <w:t>年組別</w:t>
            </w:r>
          </w:p>
        </w:tc>
        <w:tc>
          <w:tcPr>
            <w:tcW w:w="1843" w:type="dxa"/>
            <w:vAlign w:val="center"/>
          </w:tcPr>
          <w:p w14:paraId="18F0A728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權重</w:t>
            </w:r>
          </w:p>
        </w:tc>
        <w:tc>
          <w:tcPr>
            <w:tcW w:w="2126" w:type="dxa"/>
            <w:vAlign w:val="center"/>
          </w:tcPr>
          <w:p w14:paraId="6349640C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目標分配數</w:t>
            </w:r>
          </w:p>
        </w:tc>
      </w:tr>
      <w:tr w:rsidR="00B658C4" w:rsidRPr="003D41D1" w14:paraId="777D190F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6071EF2A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</w:t>
            </w:r>
          </w:p>
        </w:tc>
        <w:tc>
          <w:tcPr>
            <w:tcW w:w="1843" w:type="dxa"/>
            <w:vAlign w:val="center"/>
          </w:tcPr>
          <w:p w14:paraId="0DF10FB4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1.7</w:t>
            </w:r>
          </w:p>
        </w:tc>
        <w:tc>
          <w:tcPr>
            <w:tcW w:w="2126" w:type="dxa"/>
            <w:vAlign w:val="center"/>
          </w:tcPr>
          <w:p w14:paraId="73F42003" w14:textId="4FB7F06C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111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03BB6D3C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15374BF6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2</w:t>
            </w:r>
          </w:p>
        </w:tc>
        <w:tc>
          <w:tcPr>
            <w:tcW w:w="1843" w:type="dxa"/>
            <w:vAlign w:val="center"/>
          </w:tcPr>
          <w:p w14:paraId="0569EB6C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1.5</w:t>
            </w:r>
          </w:p>
        </w:tc>
        <w:tc>
          <w:tcPr>
            <w:tcW w:w="2126" w:type="dxa"/>
            <w:vAlign w:val="center"/>
          </w:tcPr>
          <w:p w14:paraId="4B79338C" w14:textId="079973AF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98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35140D2E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485A5570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3</w:t>
            </w:r>
          </w:p>
        </w:tc>
        <w:tc>
          <w:tcPr>
            <w:tcW w:w="1843" w:type="dxa"/>
            <w:vAlign w:val="center"/>
          </w:tcPr>
          <w:p w14:paraId="4C8C7DD5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1.3</w:t>
            </w:r>
          </w:p>
        </w:tc>
        <w:tc>
          <w:tcPr>
            <w:tcW w:w="2126" w:type="dxa"/>
            <w:vAlign w:val="center"/>
          </w:tcPr>
          <w:p w14:paraId="44C42D8B" w14:textId="008F2641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85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2F6384B1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5D4A75D3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4</w:t>
            </w:r>
          </w:p>
        </w:tc>
        <w:tc>
          <w:tcPr>
            <w:tcW w:w="1843" w:type="dxa"/>
            <w:vAlign w:val="center"/>
          </w:tcPr>
          <w:p w14:paraId="0C9710DF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1.1</w:t>
            </w:r>
          </w:p>
        </w:tc>
        <w:tc>
          <w:tcPr>
            <w:tcW w:w="2126" w:type="dxa"/>
            <w:vAlign w:val="center"/>
          </w:tcPr>
          <w:p w14:paraId="1A6F0019" w14:textId="41642720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72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1907F5E5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17E64A54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5</w:t>
            </w:r>
          </w:p>
        </w:tc>
        <w:tc>
          <w:tcPr>
            <w:tcW w:w="1843" w:type="dxa"/>
            <w:vAlign w:val="center"/>
          </w:tcPr>
          <w:p w14:paraId="78BE2BB0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0.9</w:t>
            </w:r>
          </w:p>
        </w:tc>
        <w:tc>
          <w:tcPr>
            <w:tcW w:w="2126" w:type="dxa"/>
            <w:vAlign w:val="center"/>
          </w:tcPr>
          <w:p w14:paraId="329F0177" w14:textId="44E20049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59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5E08622B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6171067D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6</w:t>
            </w:r>
          </w:p>
        </w:tc>
        <w:tc>
          <w:tcPr>
            <w:tcW w:w="1843" w:type="dxa"/>
            <w:vAlign w:val="center"/>
          </w:tcPr>
          <w:p w14:paraId="4812E15F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0.7</w:t>
            </w:r>
          </w:p>
        </w:tc>
        <w:tc>
          <w:tcPr>
            <w:tcW w:w="2126" w:type="dxa"/>
            <w:vAlign w:val="center"/>
          </w:tcPr>
          <w:p w14:paraId="175CCBF0" w14:textId="3B8F313B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46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2B21EEAB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02AAFD5E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7</w:t>
            </w:r>
          </w:p>
        </w:tc>
        <w:tc>
          <w:tcPr>
            <w:tcW w:w="1843" w:type="dxa"/>
            <w:vAlign w:val="center"/>
          </w:tcPr>
          <w:p w14:paraId="74C6A848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0.5</w:t>
            </w:r>
          </w:p>
        </w:tc>
        <w:tc>
          <w:tcPr>
            <w:tcW w:w="2126" w:type="dxa"/>
            <w:vAlign w:val="center"/>
          </w:tcPr>
          <w:p w14:paraId="0432C7A6" w14:textId="5539397D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33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71D00234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4FCDD4E9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8</w:t>
            </w:r>
          </w:p>
        </w:tc>
        <w:tc>
          <w:tcPr>
            <w:tcW w:w="1843" w:type="dxa"/>
            <w:vAlign w:val="center"/>
          </w:tcPr>
          <w:p w14:paraId="266DD0BA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0.3</w:t>
            </w:r>
          </w:p>
        </w:tc>
        <w:tc>
          <w:tcPr>
            <w:tcW w:w="2126" w:type="dxa"/>
            <w:vAlign w:val="center"/>
          </w:tcPr>
          <w:p w14:paraId="5DED407E" w14:textId="0A0EB3D0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20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</w:tbl>
    <w:p w14:paraId="468F49FB" w14:textId="77777777" w:rsidR="0021436E" w:rsidRPr="003D41D1" w:rsidRDefault="0021436E" w:rsidP="001C7FDF">
      <w:pPr>
        <w:numPr>
          <w:ilvl w:val="0"/>
          <w:numId w:val="2"/>
        </w:numPr>
        <w:tabs>
          <w:tab w:val="clear" w:pos="720"/>
          <w:tab w:val="num" w:pos="540"/>
        </w:tabs>
        <w:spacing w:line="480" w:lineRule="exact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配合財務會計部調整年度盈餘目標時程，營業單位目標調整原則如下:</w:t>
      </w:r>
    </w:p>
    <w:p w14:paraId="0215FD9A" w14:textId="77777777" w:rsidR="00EA0F6D" w:rsidRPr="003D41D1" w:rsidRDefault="00A41985" w:rsidP="001C7FDF">
      <w:pPr>
        <w:numPr>
          <w:ilvl w:val="0"/>
          <w:numId w:val="9"/>
        </w:numPr>
        <w:tabs>
          <w:tab w:val="clear" w:pos="720"/>
        </w:tabs>
        <w:spacing w:line="480" w:lineRule="exact"/>
        <w:ind w:left="1134" w:hanging="567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國內自然人存款大幅</w:t>
      </w:r>
      <w:r>
        <w:rPr>
          <w:rFonts w:eastAsia="標楷體" w:hint="eastAsia"/>
          <w:b/>
          <w:sz w:val="28"/>
          <w:szCs w:val="28"/>
        </w:rPr>
        <w:t>流失</w:t>
      </w:r>
      <w:r>
        <w:rPr>
          <w:rFonts w:eastAsia="標楷體"/>
          <w:b/>
          <w:sz w:val="28"/>
          <w:szCs w:val="28"/>
        </w:rPr>
        <w:t>:</w:t>
      </w:r>
    </w:p>
    <w:p w14:paraId="20AEA123" w14:textId="48EF6922" w:rsidR="00227977" w:rsidRPr="003D41D1" w:rsidRDefault="00EA0F6D" w:rsidP="001C7FDF">
      <w:pPr>
        <w:tabs>
          <w:tab w:val="left" w:pos="1330"/>
        </w:tabs>
        <w:spacing w:line="480" w:lineRule="exact"/>
        <w:ind w:leftChars="436" w:left="1048" w:hanging="2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單一客戶存款餘額</w:t>
      </w:r>
      <w:r>
        <w:rPr>
          <w:rFonts w:eastAsia="標楷體" w:hint="eastAsia"/>
          <w:sz w:val="28"/>
          <w:szCs w:val="28"/>
        </w:rPr>
        <w:t>較</w:t>
      </w:r>
      <w:r>
        <w:rPr>
          <w:rFonts w:eastAsia="標楷體"/>
          <w:sz w:val="28"/>
          <w:szCs w:val="28"/>
        </w:rPr>
        <w:t>11</w:t>
      </w:r>
      <w:r>
        <w:rPr>
          <w:rFonts w:eastAsia="標楷體" w:hint="eastAsia"/>
          <w:sz w:val="28"/>
          <w:szCs w:val="28"/>
        </w:rPr>
        <w:t>5</w:t>
      </w:r>
      <w:r>
        <w:rPr>
          <w:rFonts w:eastAsia="標楷體"/>
          <w:sz w:val="28"/>
          <w:szCs w:val="28"/>
        </w:rPr>
        <w:t>年1至10月份月平均餘額減少</w:t>
      </w:r>
      <w:r>
        <w:rPr>
          <w:rFonts w:eastAsia="標楷體" w:hint="eastAsia"/>
          <w:sz w:val="28"/>
          <w:szCs w:val="28"/>
        </w:rPr>
        <w:t>達</w:t>
      </w:r>
      <w:r>
        <w:rPr>
          <w:rFonts w:eastAsia="標楷體"/>
          <w:sz w:val="28"/>
          <w:szCs w:val="28"/>
        </w:rPr>
        <w:t>5,000萬</w:t>
      </w:r>
      <w:r>
        <w:rPr>
          <w:rFonts w:eastAsia="標楷體" w:hint="eastAsia"/>
          <w:sz w:val="28"/>
          <w:szCs w:val="28"/>
        </w:rPr>
        <w:t>元以上，營業單位合計上開客戶</w:t>
      </w:r>
      <w:r>
        <w:rPr>
          <w:rFonts w:eastAsia="標楷體"/>
          <w:sz w:val="28"/>
          <w:szCs w:val="28"/>
        </w:rPr>
        <w:t>減少</w:t>
      </w:r>
      <w:r>
        <w:rPr>
          <w:rFonts w:eastAsia="標楷體" w:hint="eastAsia"/>
          <w:sz w:val="28"/>
          <w:szCs w:val="28"/>
        </w:rPr>
        <w:t>達</w:t>
      </w:r>
      <w:r>
        <w:rPr>
          <w:rFonts w:eastAsia="標楷體"/>
          <w:sz w:val="28"/>
          <w:szCs w:val="28"/>
        </w:rPr>
        <w:t>3億元以上，依存款指標訂定方式予以調降目標。</w:t>
      </w:r>
    </w:p>
    <w:p w14:paraId="66688B4A" w14:textId="77777777" w:rsidR="00EA0F6D" w:rsidRPr="003D41D1" w:rsidRDefault="00D50536" w:rsidP="001C7FDF">
      <w:pPr>
        <w:numPr>
          <w:ilvl w:val="0"/>
          <w:numId w:val="9"/>
        </w:numPr>
        <w:tabs>
          <w:tab w:val="clear" w:pos="720"/>
        </w:tabs>
        <w:spacing w:line="480" w:lineRule="exact"/>
        <w:ind w:left="1134" w:hanging="567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理財客戶</w:t>
      </w:r>
      <w:r>
        <w:rPr>
          <w:rFonts w:eastAsia="標楷體"/>
          <w:b/>
          <w:sz w:val="28"/>
          <w:szCs w:val="28"/>
        </w:rPr>
        <w:t>投資餘額大幅減少(不含貨幣型基金):</w:t>
      </w:r>
    </w:p>
    <w:p w14:paraId="53B482FA" w14:textId="76E97A20" w:rsidR="0026447D" w:rsidRPr="003D41D1" w:rsidRDefault="00142928" w:rsidP="001C7FDF">
      <w:pPr>
        <w:tabs>
          <w:tab w:val="left" w:pos="1694"/>
        </w:tabs>
        <w:spacing w:line="480" w:lineRule="exact"/>
        <w:ind w:left="1092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單一客戶</w:t>
      </w:r>
      <w:r>
        <w:rPr>
          <w:rFonts w:eastAsia="標楷體" w:hint="eastAsia"/>
          <w:sz w:val="28"/>
          <w:szCs w:val="28"/>
        </w:rPr>
        <w:t>投資</w:t>
      </w:r>
      <w:r>
        <w:rPr>
          <w:rFonts w:eastAsia="標楷體"/>
          <w:sz w:val="28"/>
          <w:szCs w:val="28"/>
        </w:rPr>
        <w:t>餘額</w:t>
      </w:r>
      <w:r>
        <w:rPr>
          <w:rFonts w:eastAsia="標楷體" w:hint="eastAsia"/>
          <w:sz w:val="28"/>
          <w:szCs w:val="28"/>
        </w:rPr>
        <w:t>較</w:t>
      </w:r>
      <w:r>
        <w:rPr>
          <w:rFonts w:eastAsia="標楷體"/>
          <w:sz w:val="28"/>
          <w:szCs w:val="28"/>
        </w:rPr>
        <w:t>11</w:t>
      </w:r>
      <w:r>
        <w:rPr>
          <w:rFonts w:eastAsia="標楷體" w:hint="eastAsia"/>
          <w:sz w:val="28"/>
          <w:szCs w:val="28"/>
        </w:rPr>
        <w:t>5</w:t>
      </w:r>
      <w:r>
        <w:rPr>
          <w:rFonts w:eastAsia="標楷體"/>
          <w:sz w:val="28"/>
          <w:szCs w:val="28"/>
        </w:rPr>
        <w:t>年1至10月份月平均餘額減少</w:t>
      </w:r>
      <w:r>
        <w:rPr>
          <w:rFonts w:eastAsia="標楷體" w:hint="eastAsia"/>
          <w:sz w:val="28"/>
          <w:szCs w:val="28"/>
        </w:rPr>
        <w:t>達1</w:t>
      </w:r>
      <w:r>
        <w:rPr>
          <w:rFonts w:eastAsia="標楷體"/>
          <w:sz w:val="28"/>
          <w:szCs w:val="28"/>
        </w:rPr>
        <w:t>,000萬</w:t>
      </w:r>
      <w:r>
        <w:rPr>
          <w:rFonts w:eastAsia="標楷體" w:hint="eastAsia"/>
          <w:sz w:val="28"/>
          <w:szCs w:val="28"/>
        </w:rPr>
        <w:t>元以上，營業單位合計上開客戶減少達</w:t>
      </w:r>
      <w:r>
        <w:rPr>
          <w:rFonts w:eastAsia="標楷體"/>
          <w:sz w:val="28"/>
          <w:szCs w:val="28"/>
        </w:rPr>
        <w:t>5,000</w:t>
      </w:r>
      <w:r>
        <w:rPr>
          <w:rFonts w:eastAsia="標楷體" w:hint="eastAsia"/>
          <w:sz w:val="28"/>
          <w:szCs w:val="28"/>
        </w:rPr>
        <w:t>萬</w:t>
      </w:r>
      <w:r>
        <w:rPr>
          <w:rFonts w:eastAsia="標楷體"/>
          <w:sz w:val="28"/>
          <w:szCs w:val="28"/>
        </w:rPr>
        <w:t>以上，依投資餘額指標訂定方式予以調降目標。</w:t>
      </w:r>
    </w:p>
    <w:p w14:paraId="68709E5C" w14:textId="4E2A137B" w:rsidR="00EA0F6D" w:rsidRPr="003D41D1" w:rsidRDefault="00EA0F6D" w:rsidP="001C7FDF">
      <w:pPr>
        <w:numPr>
          <w:ilvl w:val="0"/>
          <w:numId w:val="12"/>
        </w:numPr>
        <w:spacing w:line="480" w:lineRule="exact"/>
        <w:ind w:left="1050" w:hanging="483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跨分行移轉客戶:</w:t>
      </w:r>
    </w:p>
    <w:p w14:paraId="4378243C" w14:textId="77777777" w:rsidR="00EA0F6D" w:rsidRPr="003D41D1" w:rsidRDefault="005C0247" w:rsidP="001C7FDF">
      <w:pPr>
        <w:tabs>
          <w:tab w:val="left" w:pos="1694"/>
        </w:tabs>
        <w:spacing w:line="480" w:lineRule="exact"/>
        <w:ind w:left="1092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依目標訂定方式計算客戶目標影響數，依影響數之8成減少移出行目標同時增加移入行目標。</w:t>
      </w:r>
    </w:p>
    <w:p w14:paraId="7312F274" w14:textId="77777777" w:rsidR="00EA0F6D" w:rsidRPr="003D41D1" w:rsidRDefault="00EA0F6D" w:rsidP="001C7FDF">
      <w:pPr>
        <w:numPr>
          <w:ilvl w:val="0"/>
          <w:numId w:val="12"/>
        </w:numPr>
        <w:spacing w:line="480" w:lineRule="exact"/>
        <w:ind w:left="1050" w:hanging="483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分行行舍搬遷或分行業務合併，致理財及存款客戶流失，或其他足以影響分行財富管理業務目標達成之因素。</w:t>
      </w:r>
    </w:p>
    <w:p w14:paraId="38EC321E" w14:textId="76453C24" w:rsidR="0033415F" w:rsidRPr="003D41D1" w:rsidRDefault="005C0247" w:rsidP="001C7FDF">
      <w:pPr>
        <w:numPr>
          <w:ilvl w:val="0"/>
          <w:numId w:val="12"/>
        </w:numPr>
        <w:spacing w:line="480" w:lineRule="exact"/>
        <w:ind w:left="1022" w:hanging="455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承作</w:t>
      </w:r>
      <w:r>
        <w:rPr>
          <w:rFonts w:eastAsia="標楷體" w:hint="eastAsia"/>
          <w:b/>
          <w:sz w:val="28"/>
          <w:szCs w:val="28"/>
        </w:rPr>
        <w:t>專屬理專所屬行為聯行之</w:t>
      </w:r>
      <w:r>
        <w:rPr>
          <w:rFonts w:eastAsia="標楷體"/>
          <w:b/>
          <w:sz w:val="28"/>
          <w:szCs w:val="28"/>
        </w:rPr>
        <w:t>客戶</w:t>
      </w:r>
      <w:r>
        <w:rPr>
          <w:rFonts w:eastAsia="標楷體" w:hint="eastAsia"/>
          <w:b/>
          <w:sz w:val="28"/>
          <w:szCs w:val="28"/>
        </w:rPr>
        <w:t>而未進行移轉</w:t>
      </w:r>
      <w:r>
        <w:rPr>
          <w:rFonts w:eastAsia="標楷體"/>
          <w:b/>
          <w:sz w:val="28"/>
          <w:szCs w:val="28"/>
        </w:rPr>
        <w:t>，致影響聯行業務推展者，將按影響數</w:t>
      </w:r>
      <w:r>
        <w:rPr>
          <w:rFonts w:eastAsia="標楷體" w:hint="eastAsia"/>
          <w:b/>
          <w:sz w:val="28"/>
          <w:szCs w:val="28"/>
        </w:rPr>
        <w:t>之100%</w:t>
      </w:r>
      <w:r>
        <w:rPr>
          <w:rFonts w:eastAsia="標楷體"/>
          <w:b/>
          <w:sz w:val="28"/>
          <w:szCs w:val="28"/>
        </w:rPr>
        <w:t>增加承作行目標，同時減少客戶所屬行目標【註</w:t>
      </w:r>
      <w:r>
        <w:rPr>
          <w:rFonts w:eastAsia="標楷體" w:hint="eastAsia"/>
          <w:b/>
          <w:sz w:val="28"/>
          <w:szCs w:val="28"/>
        </w:rPr>
        <w:t>7</w:t>
      </w:r>
      <w:r>
        <w:rPr>
          <w:rFonts w:eastAsia="標楷體"/>
          <w:b/>
          <w:sz w:val="28"/>
          <w:szCs w:val="28"/>
        </w:rPr>
        <w:t>】。</w:t>
      </w:r>
    </w:p>
    <w:p w14:paraId="66D186E8" w14:textId="2158E4FB" w:rsidR="00052692" w:rsidRPr="003D41D1" w:rsidRDefault="00052692" w:rsidP="001C7FDF">
      <w:pPr>
        <w:numPr>
          <w:ilvl w:val="0"/>
          <w:numId w:val="12"/>
        </w:numPr>
        <w:spacing w:line="480" w:lineRule="exact"/>
        <w:ind w:left="1050" w:hanging="483"/>
        <w:jc w:val="both"/>
        <w:rPr>
          <w:rFonts w:eastAsia="標楷體"/>
          <w:b/>
          <w:color w:val="EE0000"/>
          <w:sz w:val="28"/>
          <w:szCs w:val="28"/>
        </w:rPr>
      </w:pPr>
      <w:r>
        <w:rPr>
          <w:rFonts w:eastAsia="標楷體"/>
          <w:b/>
          <w:color w:val="EE0000"/>
          <w:sz w:val="28"/>
          <w:szCs w:val="28"/>
        </w:rPr>
        <w:t>理財人員請長假</w:t>
      </w: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8</w:t>
      </w:r>
      <w:r>
        <w:rPr>
          <w:rFonts w:eastAsia="標楷體"/>
          <w:color w:val="FF0000"/>
        </w:rPr>
        <w:t>】</w:t>
      </w:r>
      <w:r>
        <w:rPr>
          <w:rFonts w:eastAsia="標楷體"/>
          <w:b/>
          <w:color w:val="FF0000"/>
          <w:sz w:val="28"/>
          <w:szCs w:val="28"/>
        </w:rPr>
        <w:t>(</w:t>
      </w:r>
      <w:r>
        <w:rPr>
          <w:rFonts w:eastAsia="標楷體" w:hint="eastAsia"/>
          <w:b/>
          <w:color w:val="FF0000"/>
          <w:sz w:val="28"/>
          <w:szCs w:val="28"/>
        </w:rPr>
        <w:t>1</w:t>
      </w:r>
      <w:r>
        <w:rPr>
          <w:rFonts w:eastAsia="標楷體"/>
          <w:b/>
          <w:color w:val="FF0000"/>
          <w:sz w:val="28"/>
          <w:szCs w:val="28"/>
        </w:rPr>
        <w:t>個月以上)或異動</w:t>
      </w: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9</w:t>
      </w:r>
      <w:r>
        <w:rPr>
          <w:rFonts w:eastAsia="標楷體"/>
          <w:color w:val="FF0000"/>
        </w:rPr>
        <w:t>】</w:t>
      </w:r>
      <w:r>
        <w:rPr>
          <w:rFonts w:eastAsia="標楷體"/>
          <w:b/>
          <w:color w:val="FF0000"/>
          <w:sz w:val="28"/>
          <w:szCs w:val="28"/>
        </w:rPr>
        <w:t>:</w:t>
      </w:r>
    </w:p>
    <w:p w14:paraId="0F314FA5" w14:textId="77777777" w:rsidR="00052692" w:rsidRPr="003D41D1" w:rsidRDefault="00052692" w:rsidP="001C7FDF">
      <w:pPr>
        <w:numPr>
          <w:ilvl w:val="0"/>
          <w:numId w:val="7"/>
        </w:numPr>
        <w:tabs>
          <w:tab w:val="left" w:pos="720"/>
        </w:tabs>
        <w:spacing w:line="480" w:lineRule="exact"/>
        <w:ind w:left="1560" w:hanging="426"/>
        <w:rPr>
          <w:rFonts w:eastAsia="標楷體"/>
          <w:color w:val="EE0000"/>
          <w:sz w:val="28"/>
          <w:szCs w:val="28"/>
        </w:rPr>
      </w:pPr>
      <w:r>
        <w:rPr>
          <w:rFonts w:eastAsia="標楷體" w:hint="eastAsia"/>
          <w:color w:val="EE0000"/>
          <w:sz w:val="28"/>
          <w:szCs w:val="28"/>
        </w:rPr>
        <w:t>理財人員業績符合調整門檻如下：</w:t>
      </w:r>
    </w:p>
    <w:p w14:paraId="71C92CDA" w14:textId="77777777" w:rsidR="00052692" w:rsidRPr="003D41D1" w:rsidRDefault="00052692" w:rsidP="001C7FDF">
      <w:pPr>
        <w:tabs>
          <w:tab w:val="left" w:pos="720"/>
        </w:tabs>
        <w:spacing w:line="480" w:lineRule="exact"/>
        <w:ind w:left="1560"/>
        <w:rPr>
          <w:rFonts w:eastAsia="標楷體"/>
          <w:color w:val="EE0000"/>
          <w:sz w:val="28"/>
          <w:szCs w:val="28"/>
        </w:rPr>
      </w:pPr>
      <w:r>
        <w:rPr>
          <w:rFonts w:eastAsia="標楷體" w:hint="eastAsia"/>
          <w:color w:val="EE0000"/>
          <w:sz w:val="28"/>
          <w:szCs w:val="28"/>
        </w:rPr>
        <w:t>異動請假理財人員近6個月自銷業績占分行業績達5成以上</w:t>
      </w:r>
    </w:p>
    <w:p w14:paraId="4DCAA513" w14:textId="77777777" w:rsidR="00052692" w:rsidRPr="003D41D1" w:rsidRDefault="00052692" w:rsidP="001C7FDF">
      <w:pPr>
        <w:numPr>
          <w:ilvl w:val="0"/>
          <w:numId w:val="7"/>
        </w:numPr>
        <w:tabs>
          <w:tab w:val="left" w:pos="720"/>
        </w:tabs>
        <w:spacing w:line="480" w:lineRule="exact"/>
        <w:ind w:left="1560" w:hanging="426"/>
        <w:rPr>
          <w:rFonts w:eastAsia="標楷體"/>
          <w:color w:val="EE0000"/>
          <w:sz w:val="28"/>
          <w:szCs w:val="28"/>
        </w:rPr>
      </w:pPr>
      <w:r>
        <w:rPr>
          <w:rFonts w:eastAsia="標楷體" w:hint="eastAsia"/>
          <w:color w:val="EE0000"/>
          <w:sz w:val="28"/>
          <w:szCs w:val="28"/>
        </w:rPr>
        <w:t>依異動請假理財人員近6個月自銷業績計算月均(如有遞補理財人員則另計算接任後之月均差額)，並以6個月影響數之3成進行目標調整。</w:t>
      </w:r>
    </w:p>
    <w:p w14:paraId="6490BDD5" w14:textId="77777777" w:rsidR="00052692" w:rsidRPr="003D41D1" w:rsidRDefault="00052692" w:rsidP="001C7FDF">
      <w:pPr>
        <w:spacing w:line="480" w:lineRule="exact"/>
        <w:ind w:left="1022"/>
        <w:jc w:val="both"/>
        <w:rPr>
          <w:rFonts w:eastAsia="標楷體"/>
          <w:b/>
          <w:sz w:val="28"/>
          <w:szCs w:val="28"/>
        </w:rPr>
      </w:pPr>
    </w:p>
    <w:p w14:paraId="651F901B" w14:textId="4BAB24EE" w:rsidR="00D01814" w:rsidRPr="003D41D1" w:rsidRDefault="00D01814" w:rsidP="0026447D">
      <w:pPr>
        <w:tabs>
          <w:tab w:val="left" w:pos="1980"/>
        </w:tabs>
        <w:spacing w:line="440" w:lineRule="exact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1</w:t>
      </w:r>
      <w:r>
        <w:rPr>
          <w:rFonts w:eastAsia="標楷體"/>
        </w:rPr>
        <w:t>】國內自然人戶之台、外幣活期(儲)及定期(儲)存款之加權月平均餘額：</w:t>
      </w:r>
    </w:p>
    <w:p w14:paraId="06E83C3F" w14:textId="77777777" w:rsidR="00D01814" w:rsidRPr="00407096" w:rsidRDefault="00D01814" w:rsidP="0026447D">
      <w:pPr>
        <w:tabs>
          <w:tab w:val="left" w:pos="1620"/>
        </w:tabs>
        <w:spacing w:line="440" w:lineRule="exact"/>
        <w:ind w:leftChars="355" w:left="1274" w:hangingChars="176" w:hanging="422"/>
        <w:jc w:val="both"/>
        <w:rPr>
          <w:rFonts w:eastAsia="標楷體"/>
        </w:rPr>
      </w:pPr>
      <w:r>
        <w:rPr>
          <w:rFonts w:eastAsia="標楷體"/>
        </w:rPr>
        <w:t>(1)扣除可轉讓定期存單存款、證券戶存款、</w:t>
      </w:r>
      <w:r>
        <w:rPr>
          <w:rFonts w:eastAsia="標楷體" w:hint="eastAsia"/>
        </w:rPr>
        <w:t>公教存款</w:t>
      </w:r>
      <w:r>
        <w:rPr>
          <w:rFonts w:eastAsia="標楷體"/>
        </w:rPr>
        <w:t>、行員活儲存款、退休金優惠存款及繼承戶存款</w:t>
      </w:r>
      <w:r>
        <w:rPr>
          <w:rFonts w:eastAsia="標楷體" w:hint="eastAsia"/>
        </w:rPr>
        <w:t>，其中國內自然人排除</w:t>
      </w:r>
      <w:r>
        <w:rPr>
          <w:rFonts w:eastAsia="標楷體"/>
        </w:rPr>
        <w:t>80歲以上</w:t>
      </w:r>
      <w:r>
        <w:rPr>
          <w:rFonts w:eastAsia="標楷體" w:hint="eastAsia"/>
        </w:rPr>
        <w:t>客戶，</w:t>
      </w:r>
      <w:r>
        <w:rPr>
          <w:rFonts w:eastAsia="標楷體"/>
        </w:rPr>
        <w:t>65歲以上</w:t>
      </w:r>
      <w:r>
        <w:rPr>
          <w:rFonts w:eastAsia="標楷體" w:hint="eastAsia"/>
        </w:rPr>
        <w:t>未滿80歲以</w:t>
      </w:r>
      <w:r>
        <w:rPr>
          <w:rFonts w:eastAsia="標楷體"/>
        </w:rPr>
        <w:t>50%</w:t>
      </w:r>
      <w:r>
        <w:rPr>
          <w:rFonts w:eastAsia="標楷體" w:hint="eastAsia"/>
        </w:rPr>
        <w:t>計算</w:t>
      </w:r>
      <w:r>
        <w:rPr>
          <w:rFonts w:eastAsia="標楷體"/>
        </w:rPr>
        <w:t>。</w:t>
      </w:r>
    </w:p>
    <w:p w14:paraId="165BE799" w14:textId="77777777" w:rsidR="00D01814" w:rsidRPr="00407096" w:rsidRDefault="00D01814" w:rsidP="0026447D">
      <w:pPr>
        <w:tabs>
          <w:tab w:val="left" w:pos="2340"/>
          <w:tab w:val="left" w:pos="2700"/>
        </w:tabs>
        <w:spacing w:line="440" w:lineRule="exact"/>
        <w:ind w:leftChars="355" w:left="2834" w:hangingChars="826" w:hanging="1982"/>
        <w:jc w:val="both"/>
        <w:rPr>
          <w:rFonts w:eastAsia="標楷體"/>
        </w:rPr>
      </w:pPr>
      <w:r>
        <w:rPr>
          <w:rFonts w:eastAsia="標楷體"/>
        </w:rPr>
        <w:t>(2)活期(儲)存款以0.6倍計算，定期(儲)存款以1.4倍計算。</w:t>
      </w:r>
    </w:p>
    <w:p w14:paraId="5ED0A096" w14:textId="1E5E259A" w:rsidR="00D01814" w:rsidRPr="00407096" w:rsidRDefault="00D01814" w:rsidP="008C592C">
      <w:pPr>
        <w:tabs>
          <w:tab w:val="left" w:pos="1260"/>
          <w:tab w:val="left" w:pos="1800"/>
          <w:tab w:val="left" w:pos="2340"/>
        </w:tabs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2</w:t>
      </w:r>
      <w:r>
        <w:rPr>
          <w:rFonts w:eastAsia="標楷體"/>
        </w:rPr>
        <w:t>】</w:t>
      </w:r>
      <w:r>
        <w:rPr>
          <w:rFonts w:eastAsia="標楷體" w:hint="eastAsia"/>
        </w:rPr>
        <w:t>存款指標係數</w:t>
      </w:r>
      <w:del w:id="9017" w:author="Claude" w:date="2026-10-20T06:00:00Z">
        <w:r>
          <w:rPr>
            <w:rFonts w:eastAsia="標楷體"/>
          </w:rPr>
          <w:delText xml:space="preserve">0.00</w:delText>
        </w:r>
      </w:del>
      <w:del w:id="9018" w:author="Claude" w:date="2026-10-20T06:00:00Z">
        <w:r>
          <w:rPr>
            <w:rFonts w:eastAsia="標楷體" w:hint="eastAsia"/>
          </w:rPr>
          <w:delText xml:space="preserve">015</w:delText>
        </w:r>
      </w:del>
      <w:ins w:id="9019" w:author="Claude" w:date="2026-10-20T06:00:00Z">
        <w:r>
          <w:rPr>
            <w:rFonts w:eastAsia="標楷體"/>
          </w:rPr>
          <w:t xml:space="preserve">0.00054</w:t>
        </w:r>
      </w:ins>
      <w:r>
        <w:rPr>
          <w:rFonts w:ascii="新細明體" w:hAnsi="新細明體" w:cs="新細明體" w:hint="eastAsia"/>
        </w:rPr>
        <w:t>≒</w:t>
      </w:r>
      <w:r>
        <w:rPr>
          <w:rFonts w:eastAsia="標楷體"/>
        </w:rPr>
        <w:t>目標分配數</w:t>
      </w:r>
      <w:del w:id="9020" w:author="Claude" w:date="2026-10-20T06:00:00Z">
        <w:r>
          <w:rPr>
            <w:rFonts w:eastAsia="標楷體" w:hint="eastAsia"/>
          </w:rPr>
          <w:delText xml:space="preserve">29.5</w:delText>
        </w:r>
      </w:del>
      <w:del w:id="9021" w:author="Claude" w:date="2026-10-20T06:00:00Z">
        <w:r>
          <w:rPr>
            <w:rFonts w:eastAsia="標楷體"/>
          </w:rPr>
          <w:delText xml:space="preserve">億元</w:delText>
        </w:r>
      </w:del>
      <w:ins w:id="9022" w:author="Claude" w:date="2026-10-20T06:00:00Z">
        <w:r>
          <w:rPr>
            <w:rFonts w:eastAsia="標楷體" w:hint="eastAsia"/>
          </w:rPr>
          <w:t xml:space="preserve">＿＿億元</w:t>
        </w:r>
      </w:ins>
      <w:r>
        <w:rPr>
          <w:rFonts w:eastAsia="標楷體"/>
        </w:rPr>
        <w:t xml:space="preserve">／各營業單位國內自然人</w:t>
      </w:r>
      <w:r>
        <w:rPr>
          <w:rFonts w:eastAsia="標楷體" w:hint="eastAsia"/>
        </w:rPr>
        <w:t>客戶</w:t>
      </w:r>
      <w:r>
        <w:rPr>
          <w:rFonts w:eastAsia="標楷體"/>
        </w:rPr>
        <w:t>之台、外幣活期(儲)及定期(儲)存款加權月平均餘額</w:t>
      </w:r>
      <w:del w:id="9023" w:author="Claude" w:date="2026-10-20T06:00:00Z">
        <w:r>
          <w:rPr>
            <w:rFonts w:eastAsia="標楷體" w:hint="eastAsia"/>
          </w:rPr>
          <w:delText xml:space="preserve">1兆770</w:delText>
        </w:r>
      </w:del>
      <w:del w:id="9024" w:author="Claude" w:date="2026-10-20T06:00:00Z">
        <w:r>
          <w:rPr>
            <w:rFonts w:eastAsia="標楷體"/>
          </w:rPr>
          <w:delText xml:space="preserve">億元</w:delText>
        </w:r>
      </w:del>
      <w:ins w:id="9025" w:author="Claude" w:date="2026-10-20T06:00:00Z">
        <w:r>
          <w:rPr>
            <w:rFonts w:eastAsia="標楷體" w:hint="eastAsia"/>
          </w:rPr>
          <w:t xml:space="preserve">＿＿億元</w:t>
        </w:r>
      </w:ins>
      <w:r>
        <w:rPr>
          <w:rFonts w:eastAsia="標楷體"/>
        </w:rPr>
        <w:t xml:space="preserve">。</w:t>
      </w:r>
    </w:p>
    <w:p w14:paraId="04AD89B1" w14:textId="7567F342" w:rsidR="00707DF8" w:rsidRPr="00407096" w:rsidRDefault="00C14AF2" w:rsidP="0026447D">
      <w:pPr>
        <w:tabs>
          <w:tab w:val="left" w:pos="1980"/>
        </w:tabs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3</w:t>
      </w:r>
      <w:r>
        <w:rPr>
          <w:rFonts w:eastAsia="標楷體"/>
        </w:rPr>
        <w:t>】</w:t>
      </w:r>
      <w:r>
        <w:rPr>
          <w:rFonts w:eastAsia="標楷體" w:hint="eastAsia"/>
        </w:rPr>
        <w:t>理財客戶之</w:t>
      </w:r>
      <w:r>
        <w:rPr>
          <w:rFonts w:eastAsia="標楷體"/>
        </w:rPr>
        <w:t>基金(不含貨幣型基金)</w:t>
      </w:r>
      <w:r>
        <w:rPr>
          <w:rFonts w:eastAsia="標楷體" w:hint="eastAsia"/>
        </w:rPr>
        <w:t>、</w:t>
      </w:r>
      <w:r>
        <w:rPr>
          <w:rFonts w:eastAsia="標楷體"/>
        </w:rPr>
        <w:t>外</w:t>
      </w:r>
      <w:r>
        <w:rPr>
          <w:rFonts w:eastAsia="標楷體" w:hint="eastAsia"/>
        </w:rPr>
        <w:t>國</w:t>
      </w:r>
      <w:r>
        <w:rPr>
          <w:rFonts w:eastAsia="標楷體"/>
        </w:rPr>
        <w:t>債</w:t>
      </w:r>
      <w:r>
        <w:rPr>
          <w:rFonts w:eastAsia="標楷體" w:hint="eastAsia"/>
        </w:rPr>
        <w:t>券</w:t>
      </w:r>
      <w:r>
        <w:rPr>
          <w:rFonts w:eastAsia="標楷體"/>
        </w:rPr>
        <w:t>及人身保險實收總保費</w:t>
      </w:r>
      <w:r>
        <w:rPr>
          <w:rFonts w:eastAsia="標楷體" w:hint="eastAsia"/>
        </w:rPr>
        <w:t>加權</w:t>
      </w:r>
      <w:r>
        <w:rPr>
          <w:rFonts w:eastAsia="標楷體"/>
        </w:rPr>
        <w:t>平均餘額：</w:t>
      </w:r>
    </w:p>
    <w:p w14:paraId="1087EDB2" w14:textId="77777777" w:rsidR="00707DF8" w:rsidRPr="00407096" w:rsidRDefault="00707DF8" w:rsidP="0026447D">
      <w:pPr>
        <w:tabs>
          <w:tab w:val="left" w:pos="1620"/>
        </w:tabs>
        <w:spacing w:line="440" w:lineRule="exact"/>
        <w:ind w:leftChars="355" w:left="1274" w:hangingChars="176" w:hanging="422"/>
        <w:jc w:val="both"/>
        <w:rPr>
          <w:rFonts w:eastAsia="標楷體"/>
        </w:rPr>
      </w:pPr>
      <w:r>
        <w:rPr>
          <w:rFonts w:eastAsia="標楷體"/>
        </w:rPr>
        <w:t>(1)</w:t>
      </w:r>
      <w:r>
        <w:rPr>
          <w:rFonts w:eastAsia="標楷體" w:hint="eastAsia"/>
        </w:rPr>
        <w:t>其中</w:t>
      </w:r>
      <w:r>
        <w:rPr>
          <w:rFonts w:eastAsia="標楷體"/>
        </w:rPr>
        <w:t>國內自然人</w:t>
      </w:r>
      <w:r>
        <w:rPr>
          <w:rFonts w:eastAsia="標楷體" w:hint="eastAsia"/>
        </w:rPr>
        <w:t>排除</w:t>
      </w:r>
      <w:r>
        <w:rPr>
          <w:rFonts w:eastAsia="標楷體"/>
        </w:rPr>
        <w:t>80歲以上</w:t>
      </w:r>
      <w:r>
        <w:rPr>
          <w:rFonts w:eastAsia="標楷體" w:hint="eastAsia"/>
        </w:rPr>
        <w:t>客戶，</w:t>
      </w:r>
      <w:r>
        <w:rPr>
          <w:rFonts w:eastAsia="標楷體"/>
        </w:rPr>
        <w:t>65歲以上</w:t>
      </w:r>
      <w:r>
        <w:rPr>
          <w:rFonts w:eastAsia="標楷體" w:hint="eastAsia"/>
        </w:rPr>
        <w:t>未滿80歲以8</w:t>
      </w:r>
      <w:r>
        <w:rPr>
          <w:rFonts w:eastAsia="標楷體"/>
        </w:rPr>
        <w:t>0%</w:t>
      </w:r>
      <w:r>
        <w:rPr>
          <w:rFonts w:eastAsia="標楷體" w:hint="eastAsia"/>
        </w:rPr>
        <w:t>計算</w:t>
      </w:r>
      <w:r>
        <w:rPr>
          <w:rFonts w:eastAsia="標楷體"/>
        </w:rPr>
        <w:t>。</w:t>
      </w:r>
    </w:p>
    <w:p w14:paraId="49B68773" w14:textId="77777777" w:rsidR="00707DF8" w:rsidRPr="00407096" w:rsidRDefault="00707DF8" w:rsidP="0026447D">
      <w:pPr>
        <w:tabs>
          <w:tab w:val="left" w:pos="2340"/>
          <w:tab w:val="left" w:pos="2700"/>
        </w:tabs>
        <w:spacing w:line="440" w:lineRule="exact"/>
        <w:ind w:leftChars="355" w:left="2834" w:hangingChars="826" w:hanging="1982"/>
        <w:jc w:val="both"/>
        <w:rPr>
          <w:rFonts w:eastAsia="標楷體"/>
        </w:rPr>
      </w:pPr>
      <w:r>
        <w:rPr>
          <w:rFonts w:eastAsia="標楷體"/>
        </w:rPr>
        <w:t>(2)基金以1倍計算，</w:t>
      </w:r>
      <w:r>
        <w:rPr>
          <w:rFonts w:eastAsia="標楷體" w:hint="eastAsia"/>
        </w:rPr>
        <w:t>外國債及人身保險以0.8倍計算。</w:t>
      </w:r>
    </w:p>
    <w:p w14:paraId="7A77330C" w14:textId="2712A726" w:rsidR="006F1FD5" w:rsidRPr="00407096" w:rsidRDefault="006F1FD5" w:rsidP="0026447D">
      <w:pPr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4</w:t>
      </w:r>
      <w:r>
        <w:rPr>
          <w:rFonts w:eastAsia="標楷體"/>
        </w:rPr>
        <w:t>】</w:t>
      </w:r>
      <w:r>
        <w:rPr>
          <w:rFonts w:eastAsia="標楷體" w:hint="eastAsia"/>
        </w:rPr>
        <w:tab/>
        <w:t>投資類AUM指標係數</w:t>
      </w:r>
      <w:del w:id="9026" w:author="Claude" w:date="2026-10-20T06:00:00Z">
        <w:r>
          <w:rPr>
            <w:rFonts w:eastAsia="標楷體"/>
          </w:rPr>
          <w:delText xml:space="preserve">0.00</w:delText>
        </w:r>
      </w:del>
      <w:del w:id="9027" w:author="Claude" w:date="2026-10-20T06:00:00Z">
        <w:r>
          <w:rPr>
            <w:rFonts w:eastAsia="標楷體" w:hint="eastAsia"/>
          </w:rPr>
          <w:delText xml:space="preserve">030</w:delText>
        </w:r>
      </w:del>
      <w:ins w:id="9028" w:author="Claude" w:date="2026-10-20T06:00:00Z">
        <w:r>
          <w:rPr>
            <w:rFonts w:eastAsia="標楷體"/>
          </w:rPr>
          <w:t xml:space="preserve">0.00124</w:t>
        </w:r>
      </w:ins>
      <w:r>
        <w:rPr>
          <w:rFonts w:ascii="新細明體" w:hAnsi="新細明體" w:cs="新細明體" w:hint="eastAsia"/>
        </w:rPr>
        <w:t>≒</w:t>
      </w:r>
      <w:r>
        <w:rPr>
          <w:rFonts w:eastAsia="標楷體"/>
        </w:rPr>
        <w:t xml:space="preserve">目標分配數</w:t>
      </w:r>
      <w:del w:id="9029" w:author="Claude" w:date="2026-10-20T06:00:00Z">
        <w:r>
          <w:rPr>
            <w:rFonts w:eastAsia="標楷體"/>
          </w:rPr>
          <w:delText xml:space="preserve">2</w:delText>
        </w:r>
      </w:del>
      <w:del w:id="9030" w:author="Claude" w:date="2026-10-20T06:00:00Z">
        <w:r>
          <w:rPr>
            <w:rFonts w:eastAsia="標楷體" w:hint="eastAsia"/>
          </w:rPr>
          <w:delText xml:space="preserve">9.5</w:delText>
        </w:r>
      </w:del>
      <w:del w:id="9031" w:author="Claude" w:date="2026-10-20T06:00:00Z">
        <w:r>
          <w:rPr>
            <w:rFonts w:eastAsia="標楷體"/>
          </w:rPr>
          <w:delText xml:space="preserve">億元</w:delText>
        </w:r>
      </w:del>
      <w:ins w:id="9032" w:author="Claude" w:date="2026-10-20T06:00:00Z">
        <w:r>
          <w:rPr>
            <w:rFonts w:eastAsia="標楷體"/>
          </w:rPr>
          <w:t xml:space="preserve">＿＿億元</w:t>
        </w:r>
      </w:ins>
      <w:r>
        <w:rPr>
          <w:rFonts w:eastAsia="標楷體"/>
        </w:rPr>
        <w:t xml:space="preserve">／</w:t>
      </w:r>
      <w:del w:id="9033" w:author="Claude" w:date="2026-10-20T06:00:00Z">
        <w:r>
          <w:rPr>
            <w:rFonts w:eastAsia="標楷體" w:hint="eastAsia"/>
          </w:rPr>
          <w:delText xml:space="preserve">1</w:delText>
        </w:r>
      </w:del>
      <w:del w:id="9034" w:author="Claude" w:date="2026-10-20T06:00:00Z">
        <w:r>
          <w:rPr>
            <w:rFonts w:eastAsia="標楷體"/>
          </w:rPr>
          <w:delText xml:space="preserve">1</w:delText>
        </w:r>
      </w:del>
      <w:del w:id="9035" w:author="Claude" w:date="2026-10-20T06:00:00Z">
        <w:r>
          <w:rPr>
            <w:rFonts w:eastAsia="標楷體" w:hint="eastAsia"/>
          </w:rPr>
          <w:delText xml:space="preserve">4</w:delText>
        </w:r>
      </w:del>
      <w:del w:id="9036" w:author="Claude" w:date="2026-10-20T06:00:00Z">
        <w:r>
          <w:rPr>
            <w:rFonts w:eastAsia="標楷體"/>
          </w:rPr>
          <w:delText xml:space="preserve">年1至10月份</w:delText>
        </w:r>
      </w:del>
      <w:ins w:id="9037" w:author="Claude" w:date="2026-10-20T06:00:00Z">
        <w:r>
          <w:rPr>
            <w:rFonts w:eastAsia="標楷體" w:hint="eastAsia"/>
          </w:rPr>
          <w:t xml:space="preserve">115年1至10月份</w:t>
        </w:r>
      </w:ins>
      <w:r>
        <w:rPr>
          <w:rFonts w:eastAsia="標楷體"/>
        </w:rPr>
        <w:t xml:space="preserve">營業單位</w:t>
      </w:r>
      <w:r>
        <w:rPr>
          <w:rFonts w:eastAsia="標楷體" w:hint="eastAsia"/>
        </w:rPr>
        <w:t>理財客戶</w:t>
      </w:r>
      <w:r>
        <w:rPr>
          <w:rFonts w:eastAsia="標楷體"/>
        </w:rPr>
        <w:t>基金(不含貨幣型基金)</w:t>
      </w:r>
      <w:r>
        <w:rPr>
          <w:rFonts w:eastAsia="標楷體" w:hint="eastAsia"/>
        </w:rPr>
        <w:t>、</w:t>
      </w:r>
      <w:r>
        <w:rPr>
          <w:rFonts w:eastAsia="標楷體"/>
        </w:rPr>
        <w:t>外</w:t>
      </w:r>
      <w:r>
        <w:rPr>
          <w:rFonts w:eastAsia="標楷體" w:hint="eastAsia"/>
        </w:rPr>
        <w:t>國</w:t>
      </w:r>
      <w:r>
        <w:rPr>
          <w:rFonts w:eastAsia="標楷體"/>
        </w:rPr>
        <w:t>債</w:t>
      </w:r>
      <w:r>
        <w:rPr>
          <w:rFonts w:eastAsia="標楷體" w:hint="eastAsia"/>
        </w:rPr>
        <w:t>券</w:t>
      </w:r>
      <w:r>
        <w:rPr>
          <w:rFonts w:eastAsia="標楷體"/>
        </w:rPr>
        <w:t>及人身保險實收總保費</w:t>
      </w:r>
      <w:r>
        <w:rPr>
          <w:rFonts w:eastAsia="標楷體" w:hint="eastAsia"/>
        </w:rPr>
        <w:t>加權月平均餘額</w:t>
      </w:r>
      <w:del w:id="9038" w:author="Claude" w:date="2026-10-20T06:00:00Z">
        <w:r>
          <w:rPr>
            <w:rFonts w:eastAsia="標楷體"/>
          </w:rPr>
          <w:delText xml:space="preserve">4,</w:delText>
        </w:r>
      </w:del>
      <w:del w:id="9039" w:author="Claude" w:date="2026-10-20T06:00:00Z">
        <w:r>
          <w:rPr>
            <w:rFonts w:eastAsia="標楷體" w:hint="eastAsia"/>
          </w:rPr>
          <w:delText xml:space="preserve">186</w:delText>
        </w:r>
      </w:del>
      <w:del w:id="9040" w:author="Claude" w:date="2026-10-20T06:00:00Z">
        <w:r>
          <w:rPr>
            <w:rFonts w:eastAsia="標楷體"/>
          </w:rPr>
          <w:delText xml:space="preserve">億元</w:delText>
        </w:r>
      </w:del>
      <w:ins w:id="9041" w:author="Claude" w:date="2026-10-20T06:00:00Z">
        <w:r>
          <w:rPr>
            <w:rFonts w:eastAsia="標楷體"/>
          </w:rPr>
          <w:t xml:space="preserve">＿＿億元</w:t>
        </w:r>
      </w:ins>
      <w:r>
        <w:rPr>
          <w:rFonts w:eastAsia="標楷體"/>
        </w:rPr>
        <w:t xml:space="preserve">。</w:t>
      </w:r>
    </w:p>
    <w:p w14:paraId="49EE3F41" w14:textId="5D041BD9" w:rsidR="00D01814" w:rsidRPr="00407096" w:rsidRDefault="00D01814" w:rsidP="0026447D">
      <w:pPr>
        <w:tabs>
          <w:tab w:val="left" w:pos="1800"/>
        </w:tabs>
        <w:spacing w:line="440" w:lineRule="exact"/>
        <w:ind w:leftChars="8" w:left="849" w:hangingChars="346" w:hanging="83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5</w:t>
      </w:r>
      <w:r>
        <w:rPr>
          <w:rFonts w:eastAsia="標楷體"/>
        </w:rPr>
        <w:t xml:space="preserve">】</w:t>
      </w:r>
      <w:del w:id="9042" w:author="Claude" w:date="2026-10-20T06:00:00Z">
        <w:r>
          <w:rPr>
            <w:rFonts w:eastAsia="標楷體"/>
          </w:rPr>
          <w:delText xml:space="preserve">11</w:delText>
        </w:r>
      </w:del>
      <w:del w:id="9043" w:author="Claude" w:date="2026-10-20T06:00:00Z">
        <w:r>
          <w:rPr>
            <w:rFonts w:eastAsia="標楷體" w:hint="eastAsia"/>
          </w:rPr>
          <w:delText xml:space="preserve">4</w:delText>
        </w:r>
      </w:del>
      <w:del w:id="9044" w:author="Claude" w:date="2026-10-20T06:00:00Z">
        <w:r>
          <w:rPr>
            <w:rFonts w:eastAsia="標楷體"/>
          </w:rPr>
          <w:delText xml:space="preserve">年1至10月份</w:delText>
        </w:r>
      </w:del>
      <w:ins w:id="9045" w:author="Claude" w:date="2026-10-20T06:00:00Z">
        <w:r>
          <w:rPr>
            <w:rFonts w:eastAsia="標楷體"/>
          </w:rPr>
          <w:t xml:space="preserve">115年1至10月份</w:t>
        </w:r>
      </w:ins>
      <w:r>
        <w:rPr>
          <w:rFonts w:eastAsia="標楷體"/>
        </w:rPr>
        <w:t xml:space="preserve">月底平均人數已扣除臨時人員，</w:t>
      </w:r>
      <w:bookmarkStart w:id="3" w:name="OLE_LINK2"/>
      <w:r>
        <w:rPr>
          <w:rFonts w:eastAsia="標楷體"/>
        </w:rPr>
        <w:t>桃園/中壢/新竹/豐原/台中/嘉義/台南/高雄/東高雄等外匯統轄行</w:t>
      </w:r>
      <w:r>
        <w:rPr>
          <w:rFonts w:eastAsia="標楷體" w:hint="eastAsia"/>
        </w:rPr>
        <w:t>以平</w:t>
      </w:r>
      <w:r>
        <w:rPr>
          <w:rFonts w:eastAsia="標楷體"/>
        </w:rPr>
        <w:t>均人數</w:t>
      </w:r>
      <w:r>
        <w:rPr>
          <w:rFonts w:eastAsia="標楷體" w:hint="eastAsia"/>
        </w:rPr>
        <w:t>之</w:t>
      </w:r>
      <w:r>
        <w:rPr>
          <w:rFonts w:eastAsia="標楷體"/>
        </w:rPr>
        <w:t>95%計算。</w:t>
      </w:r>
      <w:bookmarkEnd w:id="3"/>
    </w:p>
    <w:p w14:paraId="53FD9008" w14:textId="10D8795A" w:rsidR="00D01814" w:rsidRPr="00407096" w:rsidRDefault="00D01814" w:rsidP="0026447D">
      <w:pPr>
        <w:tabs>
          <w:tab w:val="left" w:pos="1440"/>
        </w:tabs>
        <w:spacing w:line="440" w:lineRule="exact"/>
        <w:ind w:leftChars="8" w:left="849" w:hangingChars="346" w:hanging="83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6</w:t>
      </w:r>
      <w:r>
        <w:rPr>
          <w:rFonts w:eastAsia="標楷體"/>
        </w:rPr>
        <w:t>】</w:t>
      </w:r>
      <w:r>
        <w:rPr>
          <w:rFonts w:eastAsia="標楷體" w:hint="eastAsia"/>
        </w:rPr>
        <w:t xml:space="preserve">平均每人手收目標數</w:t>
      </w:r>
      <w:del w:id="9046" w:author="Claude" w:date="2026-10-20T06:00:00Z">
        <w:r>
          <w:rPr>
            <w:rFonts w:eastAsia="標楷體" w:hint="eastAsia"/>
          </w:rPr>
          <w:delText xml:space="preserve">25</w:delText>
        </w:r>
      </w:del>
      <w:del w:id="9047" w:author="Claude" w:date="2026-10-20T06:00:00Z">
        <w:r>
          <w:rPr>
            <w:rFonts w:eastAsia="標楷體"/>
          </w:rPr>
          <w:delText xml:space="preserve">,</w:delText>
        </w:r>
      </w:del>
      <w:del w:id="9048" w:author="Claude" w:date="2026-10-20T06:00:00Z">
        <w:r>
          <w:rPr>
            <w:rFonts w:eastAsia="標楷體" w:hint="eastAsia"/>
          </w:rPr>
          <w:delText xml:space="preserve">259</w:delText>
        </w:r>
      </w:del>
      <w:del w:id="9049" w:author="Claude" w:date="2026-10-20T06:00:00Z">
        <w:r>
          <w:rPr>
            <w:rFonts w:eastAsia="標楷體"/>
          </w:rPr>
          <w:delText xml:space="preserve">元</w:delText>
        </w:r>
      </w:del>
      <w:ins w:id="9050" w:author="Claude" w:date="2026-10-20T06:00:00Z">
        <w:r>
          <w:rPr>
            <w:rFonts w:eastAsia="標楷體" w:hint="eastAsia"/>
          </w:rPr>
          <w:t xml:space="preserve">109,768元</w:t>
        </w:r>
      </w:ins>
      <w:r>
        <w:rPr>
          <w:rFonts w:ascii="新細明體" w:hAnsi="新細明體" w:cs="新細明體" w:hint="eastAsia"/>
        </w:rPr>
        <w:t>≒</w:t>
      </w:r>
      <w:r>
        <w:rPr>
          <w:rFonts w:eastAsia="標楷體"/>
        </w:rPr>
        <w:t xml:space="preserve">目標分配數</w:t>
      </w:r>
      <w:del w:id="9051" w:author="Claude" w:date="2026-10-20T06:00:00Z">
        <w:r>
          <w:rPr>
            <w:rFonts w:eastAsia="標楷體"/>
          </w:rPr>
          <w:delText xml:space="preserve">2</w:delText>
        </w:r>
      </w:del>
      <w:del w:id="9052" w:author="Claude" w:date="2026-10-20T06:00:00Z">
        <w:r>
          <w:rPr>
            <w:rFonts w:eastAsia="標楷體" w:hint="eastAsia"/>
          </w:rPr>
          <w:delText xml:space="preserve">9.5</w:delText>
        </w:r>
      </w:del>
      <w:del w:id="9053" w:author="Claude" w:date="2026-10-20T06:00:00Z">
        <w:r>
          <w:rPr>
            <w:rFonts w:eastAsia="標楷體"/>
          </w:rPr>
          <w:delText xml:space="preserve">億元</w:delText>
        </w:r>
      </w:del>
      <w:ins w:id="9054" w:author="Claude" w:date="2026-10-20T06:00:00Z">
        <w:r>
          <w:rPr>
            <w:rFonts w:eastAsia="標楷體"/>
          </w:rPr>
          <w:t xml:space="preserve">＿＿億元</w:t>
        </w:r>
      </w:ins>
      <w:r>
        <w:rPr>
          <w:rFonts w:eastAsia="標楷體"/>
        </w:rPr>
        <w:t xml:space="preserve">／國內營業單位</w:t>
      </w:r>
      <w:del w:id="9055" w:author="Claude" w:date="2026-10-20T06:00:00Z">
        <w:r>
          <w:rPr>
            <w:rFonts w:eastAsia="標楷體"/>
          </w:rPr>
          <w:delText xml:space="preserve">11</w:delText>
        </w:r>
      </w:del>
      <w:del w:id="9056" w:author="Claude" w:date="2026-10-20T06:00:00Z">
        <w:r>
          <w:rPr>
            <w:rFonts w:eastAsia="標楷體" w:hint="eastAsia"/>
          </w:rPr>
          <w:delText xml:space="preserve">4</w:delText>
        </w:r>
      </w:del>
      <w:del w:id="9057" w:author="Claude" w:date="2026-10-20T06:00:00Z">
        <w:r>
          <w:rPr>
            <w:rFonts w:eastAsia="標楷體"/>
          </w:rPr>
          <w:delText xml:space="preserve">年1至10月底</w:delText>
        </w:r>
      </w:del>
      <w:ins w:id="9058" w:author="Claude" w:date="2026-10-20T06:00:00Z">
        <w:r>
          <w:rPr>
            <w:rFonts w:eastAsia="標楷體"/>
          </w:rPr>
          <w:t xml:space="preserve">115年1至10月底</w:t>
        </w:r>
      </w:ins>
      <w:r>
        <w:rPr>
          <w:rFonts w:eastAsia="標楷體"/>
        </w:rPr>
        <w:t xml:space="preserve">平均人數</w:t>
      </w:r>
      <w:del w:id="9059" w:author="Claude" w:date="2026-10-20T06:00:00Z">
        <w:r>
          <w:rPr>
            <w:rFonts w:eastAsia="標楷體"/>
          </w:rPr>
          <w:delText xml:space="preserve">5,</w:delText>
        </w:r>
      </w:del>
      <w:del w:id="9060" w:author="Claude" w:date="2026-10-20T06:00:00Z">
        <w:r>
          <w:rPr>
            <w:rFonts w:eastAsia="標楷體" w:hint="eastAsia"/>
          </w:rPr>
          <w:delText xml:space="preserve">541</w:delText>
        </w:r>
      </w:del>
      <w:del w:id="9061" w:author="Claude" w:date="2026-10-20T06:00:00Z">
        <w:r>
          <w:rPr>
            <w:rFonts w:eastAsia="標楷體"/>
          </w:rPr>
          <w:delText xml:space="preserve">人</w:delText>
        </w:r>
      </w:del>
      <w:ins w:id="9062" w:author="Claude" w:date="2026-10-20T06:00:00Z">
        <w:r>
          <w:rPr>
            <w:rFonts w:eastAsia="標楷體"/>
          </w:rPr>
          <w:t xml:space="preserve">＿＿人</w:t>
        </w:r>
      </w:ins>
      <w:r>
        <w:rPr>
          <w:rFonts w:eastAsia="標楷體"/>
        </w:rPr>
        <w:t xml:space="preserve">。</w:t>
      </w:r>
    </w:p>
    <w:p w14:paraId="1FED03F8" w14:textId="2CC0F230" w:rsidR="00052692" w:rsidRDefault="00676FA9" w:rsidP="0026447D">
      <w:pPr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7</w:t>
      </w:r>
      <w:r>
        <w:rPr>
          <w:rFonts w:eastAsia="標楷體"/>
        </w:rPr>
        <w:t>】</w:t>
      </w:r>
      <w:r>
        <w:rPr>
          <w:rFonts w:eastAsia="標楷體" w:hint="eastAsia"/>
        </w:rPr>
        <w:t>如營業單位承作他行客戶認列業績後才移管回該單位，遭他行申覆而按業績影響數之100%增加目標，則移管所衍之目標調整數為避免重覆計算免予調整。</w:t>
      </w:r>
      <w:r>
        <w:rPr>
          <w:rFonts w:eastAsia="標楷體"/>
        </w:rPr>
        <w:t xml:space="preserve">    </w:t>
      </w:r>
    </w:p>
    <w:p w14:paraId="3C688554" w14:textId="77777777" w:rsidR="00052692" w:rsidRPr="00052692" w:rsidRDefault="00052692" w:rsidP="00052692">
      <w:pPr>
        <w:spacing w:line="440" w:lineRule="exact"/>
        <w:ind w:left="850" w:hangingChars="354" w:hanging="850"/>
        <w:jc w:val="both"/>
        <w:rPr>
          <w:rFonts w:eastAsia="標楷體"/>
          <w:color w:val="FF0000"/>
        </w:rPr>
      </w:pP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8</w:t>
      </w:r>
      <w:r>
        <w:rPr>
          <w:rFonts w:eastAsia="標楷體"/>
          <w:color w:val="FF0000"/>
        </w:rPr>
        <w:t>】</w:t>
      </w:r>
      <w:r>
        <w:rPr>
          <w:rFonts w:eastAsia="標楷體" w:hint="eastAsia"/>
          <w:color w:val="FF0000"/>
        </w:rPr>
        <w:t>理財人員符合請長假項目如下：</w:t>
      </w:r>
    </w:p>
    <w:p w14:paraId="10CFB54B" w14:textId="77777777" w:rsidR="00052692" w:rsidRPr="00052692" w:rsidRDefault="00052692" w:rsidP="00052692">
      <w:pPr>
        <w:numPr>
          <w:ilvl w:val="1"/>
          <w:numId w:val="13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產假。</w:t>
      </w:r>
    </w:p>
    <w:p w14:paraId="0B6AC68E" w14:textId="77777777" w:rsidR="00052692" w:rsidRPr="00052692" w:rsidRDefault="00052692" w:rsidP="00052692">
      <w:pPr>
        <w:numPr>
          <w:ilvl w:val="1"/>
          <w:numId w:val="13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因普通傷害、疾病、安胎或生理原因等必須治療或休養，申請普通傷病假、公傷病假及事假合計連續達1個月以上者。</w:t>
      </w:r>
    </w:p>
    <w:p w14:paraId="0ABA098D" w14:textId="179C030D" w:rsidR="00052692" w:rsidRPr="00052692" w:rsidRDefault="00052692" w:rsidP="00052692">
      <w:pPr>
        <w:numPr>
          <w:ilvl w:val="1"/>
          <w:numId w:val="13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因家庭成員發生嚴重之疾病或其他重大事故須親自照顧，申請家庭照顧假及事假合計連續達1個月以上者。</w:t>
      </w:r>
      <w:r>
        <w:rPr>
          <w:rFonts w:eastAsia="標楷體"/>
          <w:color w:val="FF0000"/>
          <w:sz w:val="22"/>
          <w:szCs w:val="22"/>
        </w:rPr>
        <w:t xml:space="preserve"> </w:t>
      </w:r>
    </w:p>
    <w:p w14:paraId="62D1777A" w14:textId="45EFFFCA" w:rsidR="00052692" w:rsidRPr="00052692" w:rsidRDefault="00052692" w:rsidP="00052692">
      <w:pPr>
        <w:spacing w:line="440" w:lineRule="exact"/>
        <w:ind w:left="850" w:hangingChars="354" w:hanging="850"/>
        <w:jc w:val="both"/>
        <w:rPr>
          <w:rFonts w:eastAsia="標楷體"/>
          <w:color w:val="FF0000"/>
        </w:rPr>
      </w:pP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9</w:t>
      </w:r>
      <w:r>
        <w:rPr>
          <w:rFonts w:eastAsia="標楷體"/>
          <w:color w:val="FF0000"/>
        </w:rPr>
        <w:t>】</w:t>
      </w:r>
      <w:r>
        <w:rPr>
          <w:rFonts w:eastAsia="標楷體" w:hint="eastAsia"/>
          <w:color w:val="FF0000"/>
        </w:rPr>
        <w:t>理財人員符合異動調整項目如下：</w:t>
      </w:r>
    </w:p>
    <w:p w14:paraId="18E1816D" w14:textId="77777777" w:rsidR="00052692" w:rsidRPr="00052692" w:rsidRDefault="00052692" w:rsidP="00052692">
      <w:pPr>
        <w:numPr>
          <w:ilvl w:val="1"/>
          <w:numId w:val="14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於該分行任職滿1年。</w:t>
      </w:r>
    </w:p>
    <w:p w14:paraId="1E2F00FA" w14:textId="77777777" w:rsidR="00052692" w:rsidRPr="00052692" w:rsidRDefault="00052692" w:rsidP="00052692">
      <w:pPr>
        <w:numPr>
          <w:ilvl w:val="1"/>
          <w:numId w:val="14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異動項目為卸任、離職、調分行、升襄理等，惟升襄理留任原單位者，目標調整減半計算。</w:t>
      </w:r>
    </w:p>
    <w:p w14:paraId="418B6091" w14:textId="0C452A26" w:rsidR="00C36DFB" w:rsidRPr="00B14E06" w:rsidRDefault="003F65A9" w:rsidP="0026447D">
      <w:pPr>
        <w:spacing w:line="440" w:lineRule="exact"/>
        <w:ind w:left="850" w:hangingChars="354" w:hanging="850"/>
        <w:jc w:val="both"/>
        <w:rPr>
          <w:rFonts w:eastAsia="標楷體"/>
          <w:sz w:val="28"/>
          <w:szCs w:val="28"/>
        </w:rPr>
      </w:pPr>
      <w:r>
        <w:rPr>
          <w:rFonts w:eastAsia="標楷體"/>
        </w:rPr>
        <w:t xml:space="preserve">                                                         </w:t>
      </w:r>
      <w:r>
        <w:rPr>
          <w:rFonts w:eastAsia="標楷體"/>
          <w:sz w:val="28"/>
          <w:szCs w:val="28"/>
        </w:rPr>
        <w:t xml:space="preserve">                            </w:t>
      </w:r>
    </w:p>
    <w:sectPr w:rsidR="00C36DFB" w:rsidRPr="00B14E06" w:rsidSect="0026447D">
      <w:headerReference w:type="default" r:id="rId8"/>
      <w:footerReference w:type="even" r:id="rId9"/>
      <w:footerReference w:type="default" r:id="rId10"/>
      <w:pgSz w:w="11906" w:h="16838" w:code="9"/>
      <w:pgMar w:top="1077" w:right="849" w:bottom="851" w:left="851" w:header="851" w:footer="73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3D16" w14:textId="77777777" w:rsidR="000D4C31" w:rsidRDefault="000D4C31">
      <w:r>
        <w:separator/>
      </w:r>
    </w:p>
  </w:endnote>
  <w:endnote w:type="continuationSeparator" w:id="0">
    <w:p w14:paraId="02561D58" w14:textId="77777777" w:rsidR="000D4C31" w:rsidRDefault="000D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ronet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CD3E" w14:textId="77777777" w:rsidR="009D6B75" w:rsidRDefault="009D6B75" w:rsidP="00BA5BCC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2560B711" w14:textId="77777777" w:rsidR="009D6B75" w:rsidRDefault="009D6B7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E6421" w14:textId="77777777" w:rsidR="009D6B75" w:rsidRDefault="009D6B75" w:rsidP="004742CD">
    <w:pPr>
      <w:pStyle w:val="a9"/>
      <w:framePr w:wrap="around" w:vAnchor="text" w:hAnchor="page" w:x="5815" w:y="48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9E1DFB">
      <w:rPr>
        <w:rStyle w:val="aa"/>
        <w:noProof/>
      </w:rPr>
      <w:t>2</w:t>
    </w:r>
    <w:r>
      <w:rPr>
        <w:rStyle w:val="aa"/>
      </w:rPr>
      <w:fldChar w:fldCharType="end"/>
    </w:r>
  </w:p>
  <w:p w14:paraId="63743FBF" w14:textId="77777777" w:rsidR="009D6B75" w:rsidRDefault="009D6B75" w:rsidP="004E0FC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086E" w14:textId="77777777" w:rsidR="000D4C31" w:rsidRDefault="000D4C31">
      <w:r>
        <w:separator/>
      </w:r>
    </w:p>
  </w:footnote>
  <w:footnote w:type="continuationSeparator" w:id="0">
    <w:p w14:paraId="4F220615" w14:textId="77777777" w:rsidR="000D4C31" w:rsidRDefault="000D4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6291" w14:textId="7B099AEC" w:rsidR="001226C8" w:rsidRPr="001226C8" w:rsidRDefault="001226C8" w:rsidP="001226C8">
    <w:pPr>
      <w:pStyle w:val="a8"/>
      <w:jc w:val="right"/>
      <w:rPr>
        <w:rFonts w:ascii="標楷體" w:eastAsia="標楷體" w:hAnsi="標楷體"/>
      </w:rPr>
    </w:pPr>
    <w:r w:rsidRPr="001226C8">
      <w:rPr>
        <w:rFonts w:ascii="標楷體" w:eastAsia="標楷體" w:hAnsi="標楷體" w:hint="eastAsia"/>
      </w:rPr>
      <w:t>附件</w:t>
    </w:r>
    <w:proofErr w:type="gramStart"/>
    <w:r w:rsidR="00D31DED">
      <w:rPr>
        <w:rFonts w:ascii="標楷體" w:eastAsia="標楷體" w:hAnsi="標楷體" w:hint="eastAsia"/>
      </w:rPr>
      <w:t>三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960" w:hanging="640"/>
      </w:pPr>
      <w:rPr>
        <w:rFonts w:ascii="Times New Roman" w:eastAsia="標楷體"/>
      </w:rPr>
    </w:lvl>
    <w:lvl w:ilvl="1">
      <w:start w:val="1"/>
      <w:numFmt w:val="taiwaneseCountingThousand"/>
      <w:suff w:val="nothing"/>
      <w:lvlText w:val="(%2)"/>
      <w:lvlJc w:val="left"/>
      <w:pPr>
        <w:tabs>
          <w:tab w:val="num" w:pos="0"/>
        </w:tabs>
        <w:ind w:left="1320" w:hanging="560"/>
      </w:pPr>
      <w:rPr>
        <w:rFonts w:ascii="Times New Roman" w:eastAsia="標楷體"/>
      </w:rPr>
    </w:lvl>
    <w:lvl w:ilvl="2">
      <w:start w:val="1"/>
      <w:numFmt w:val="decimalFullWidth"/>
      <w:suff w:val="nothing"/>
      <w:lvlText w:val="%3、"/>
      <w:lvlJc w:val="right"/>
      <w:pPr>
        <w:tabs>
          <w:tab w:val="num" w:pos="0"/>
        </w:tabs>
        <w:ind w:left="1700" w:firstLine="0"/>
      </w:pPr>
      <w:rPr>
        <w:rFonts w:ascii="Times New Roman" w:eastAsia="標楷體"/>
      </w:rPr>
    </w:lvl>
    <w:lvl w:ilvl="3">
      <w:start w:val="1"/>
      <w:numFmt w:val="decimalFullWidth"/>
      <w:suff w:val="nothing"/>
      <w:lvlText w:val="(%4)"/>
      <w:lvlJc w:val="left"/>
      <w:pPr>
        <w:tabs>
          <w:tab w:val="num" w:pos="0"/>
        </w:tabs>
        <w:ind w:left="2040" w:hanging="540"/>
      </w:pPr>
      <w:rPr>
        <w:rFonts w:ascii="Times New Roman" w:eastAsia="標楷體"/>
      </w:rPr>
    </w:lvl>
    <w:lvl w:ilvl="4">
      <w:start w:val="1"/>
      <w:numFmt w:val="ideographTraditional"/>
      <w:suff w:val="nothing"/>
      <w:lvlText w:val="%5、"/>
      <w:lvlJc w:val="left"/>
      <w:pPr>
        <w:tabs>
          <w:tab w:val="num" w:pos="0"/>
        </w:tabs>
        <w:ind w:left="2500" w:hanging="640"/>
      </w:pPr>
      <w:rPr>
        <w:rFonts w:ascii="Times New Roman" w:eastAsia="標楷體"/>
      </w:rPr>
    </w:lvl>
    <w:lvl w:ilvl="5">
      <w:start w:val="1"/>
      <w:numFmt w:val="ideographTraditional"/>
      <w:suff w:val="nothing"/>
      <w:lvlText w:val="(%6)"/>
      <w:lvlJc w:val="right"/>
      <w:pPr>
        <w:tabs>
          <w:tab w:val="num" w:pos="0"/>
        </w:tabs>
        <w:ind w:left="2840" w:firstLine="0"/>
      </w:pPr>
      <w:rPr>
        <w:rFonts w:ascii="Times New Roman" w:eastAsia="標楷體"/>
      </w:rPr>
    </w:lvl>
    <w:lvl w:ilvl="6">
      <w:start w:val="1"/>
      <w:numFmt w:val="ideographZodiac"/>
      <w:suff w:val="nothing"/>
      <w:lvlText w:val="%7、"/>
      <w:lvlJc w:val="left"/>
      <w:pPr>
        <w:tabs>
          <w:tab w:val="num" w:pos="0"/>
        </w:tabs>
        <w:ind w:left="3320" w:hanging="640"/>
      </w:pPr>
      <w:rPr>
        <w:rFonts w:ascii="Times New Roman" w:eastAsia="標楷體"/>
      </w:rPr>
    </w:lvl>
    <w:lvl w:ilvl="7">
      <w:start w:val="1"/>
      <w:numFmt w:val="ideographZodiac"/>
      <w:suff w:val="nothing"/>
      <w:lvlText w:val="(%8)"/>
      <w:lvlJc w:val="left"/>
      <w:pPr>
        <w:tabs>
          <w:tab w:val="num" w:pos="0"/>
        </w:tabs>
        <w:ind w:left="3660" w:hanging="540"/>
      </w:pPr>
      <w:rPr>
        <w:rFonts w:ascii="Times New Roman" w:eastAsia="標楷體"/>
      </w:rPr>
    </w:lvl>
    <w:lvl w:ilvl="8">
      <w:start w:val="1"/>
      <w:numFmt w:val="ideographZodiac"/>
      <w:suff w:val="nothing"/>
      <w:lvlText w:val=""/>
      <w:lvlJc w:val="right"/>
      <w:pPr>
        <w:tabs>
          <w:tab w:val="num" w:pos="0"/>
        </w:tabs>
        <w:ind w:left="960" w:firstLine="0"/>
      </w:pPr>
      <w:rPr>
        <w:rFonts w:ascii="Times New Roman" w:eastAsia="標楷體"/>
      </w:rPr>
    </w:lvl>
  </w:abstractNum>
  <w:abstractNum w:abstractNumId="1" w15:restartNumberingAfterBreak="0">
    <w:nsid w:val="06866B10"/>
    <w:multiLevelType w:val="hybridMultilevel"/>
    <w:tmpl w:val="6518B120"/>
    <w:lvl w:ilvl="0" w:tplc="0409000F">
      <w:start w:val="1"/>
      <w:numFmt w:val="decimal"/>
      <w:lvlText w:val="%1."/>
      <w:lvlJc w:val="left"/>
      <w:pPr>
        <w:ind w:left="1767" w:hanging="480"/>
      </w:pPr>
      <w:rPr>
        <w:rFonts w:hint="default"/>
        <w:b/>
        <w:bCs w:val="0"/>
      </w:rPr>
    </w:lvl>
    <w:lvl w:ilvl="1" w:tplc="FFFFFFFF" w:tentative="1">
      <w:start w:val="1"/>
      <w:numFmt w:val="ideographTraditional"/>
      <w:lvlText w:val="%2、"/>
      <w:lvlJc w:val="left"/>
      <w:pPr>
        <w:ind w:left="2247" w:hanging="480"/>
      </w:pPr>
    </w:lvl>
    <w:lvl w:ilvl="2" w:tplc="FFFFFFFF" w:tentative="1">
      <w:start w:val="1"/>
      <w:numFmt w:val="lowerRoman"/>
      <w:lvlText w:val="%3."/>
      <w:lvlJc w:val="right"/>
      <w:pPr>
        <w:ind w:left="2727" w:hanging="480"/>
      </w:pPr>
    </w:lvl>
    <w:lvl w:ilvl="3" w:tplc="FFFFFFFF" w:tentative="1">
      <w:start w:val="1"/>
      <w:numFmt w:val="decimal"/>
      <w:lvlText w:val="%4."/>
      <w:lvlJc w:val="left"/>
      <w:pPr>
        <w:ind w:left="320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687" w:hanging="480"/>
      </w:pPr>
    </w:lvl>
    <w:lvl w:ilvl="5" w:tplc="FFFFFFFF" w:tentative="1">
      <w:start w:val="1"/>
      <w:numFmt w:val="lowerRoman"/>
      <w:lvlText w:val="%6."/>
      <w:lvlJc w:val="right"/>
      <w:pPr>
        <w:ind w:left="4167" w:hanging="480"/>
      </w:pPr>
    </w:lvl>
    <w:lvl w:ilvl="6" w:tplc="FFFFFFFF" w:tentative="1">
      <w:start w:val="1"/>
      <w:numFmt w:val="decimal"/>
      <w:lvlText w:val="%7."/>
      <w:lvlJc w:val="left"/>
      <w:pPr>
        <w:ind w:left="464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27" w:hanging="480"/>
      </w:pPr>
    </w:lvl>
    <w:lvl w:ilvl="8" w:tplc="FFFFFFFF" w:tentative="1">
      <w:start w:val="1"/>
      <w:numFmt w:val="lowerRoman"/>
      <w:lvlText w:val="%9."/>
      <w:lvlJc w:val="right"/>
      <w:pPr>
        <w:ind w:left="5607" w:hanging="480"/>
      </w:pPr>
    </w:lvl>
  </w:abstractNum>
  <w:abstractNum w:abstractNumId="2" w15:restartNumberingAfterBreak="0">
    <w:nsid w:val="168E02C1"/>
    <w:multiLevelType w:val="hybridMultilevel"/>
    <w:tmpl w:val="F0D81300"/>
    <w:lvl w:ilvl="0" w:tplc="8C645CA4">
      <w:start w:val="1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69243C"/>
    <w:multiLevelType w:val="hybridMultilevel"/>
    <w:tmpl w:val="703E9D2C"/>
    <w:lvl w:ilvl="0" w:tplc="FF4EF4B6">
      <w:start w:val="1"/>
      <w:numFmt w:val="decimal"/>
      <w:lvlText w:val="%1、"/>
      <w:lvlJc w:val="left"/>
      <w:pPr>
        <w:ind w:left="155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55" w:hanging="480"/>
      </w:pPr>
    </w:lvl>
    <w:lvl w:ilvl="2" w:tplc="0409001B" w:tentative="1">
      <w:start w:val="1"/>
      <w:numFmt w:val="lowerRoman"/>
      <w:lvlText w:val="%3."/>
      <w:lvlJc w:val="right"/>
      <w:pPr>
        <w:ind w:left="2635" w:hanging="480"/>
      </w:pPr>
    </w:lvl>
    <w:lvl w:ilvl="3" w:tplc="0409000F" w:tentative="1">
      <w:start w:val="1"/>
      <w:numFmt w:val="decimal"/>
      <w:lvlText w:val="%4."/>
      <w:lvlJc w:val="left"/>
      <w:pPr>
        <w:ind w:left="3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95" w:hanging="480"/>
      </w:pPr>
    </w:lvl>
    <w:lvl w:ilvl="5" w:tplc="0409001B" w:tentative="1">
      <w:start w:val="1"/>
      <w:numFmt w:val="lowerRoman"/>
      <w:lvlText w:val="%6."/>
      <w:lvlJc w:val="right"/>
      <w:pPr>
        <w:ind w:left="4075" w:hanging="480"/>
      </w:pPr>
    </w:lvl>
    <w:lvl w:ilvl="6" w:tplc="0409000F" w:tentative="1">
      <w:start w:val="1"/>
      <w:numFmt w:val="decimal"/>
      <w:lvlText w:val="%7."/>
      <w:lvlJc w:val="left"/>
      <w:pPr>
        <w:ind w:left="4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35" w:hanging="480"/>
      </w:pPr>
    </w:lvl>
    <w:lvl w:ilvl="8" w:tplc="0409001B" w:tentative="1">
      <w:start w:val="1"/>
      <w:numFmt w:val="lowerRoman"/>
      <w:lvlText w:val="%9."/>
      <w:lvlJc w:val="right"/>
      <w:pPr>
        <w:ind w:left="5515" w:hanging="480"/>
      </w:pPr>
    </w:lvl>
  </w:abstractNum>
  <w:abstractNum w:abstractNumId="4" w15:restartNumberingAfterBreak="0">
    <w:nsid w:val="251D73DB"/>
    <w:multiLevelType w:val="hybridMultilevel"/>
    <w:tmpl w:val="F5D477F0"/>
    <w:lvl w:ilvl="0" w:tplc="3E4EB8BA">
      <w:start w:val="3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  <w:b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757E39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F69021F"/>
    <w:multiLevelType w:val="hybridMultilevel"/>
    <w:tmpl w:val="AF4A274E"/>
    <w:lvl w:ilvl="0" w:tplc="4EA0E620">
      <w:start w:val="1"/>
      <w:numFmt w:val="decimal"/>
      <w:lvlText w:val="(%1)"/>
      <w:lvlJc w:val="left"/>
      <w:pPr>
        <w:ind w:left="1046" w:hanging="480"/>
      </w:pPr>
      <w:rPr>
        <w:rFonts w:ascii="Times New Roman" w:eastAsia="標楷體" w:hAnsi="Times New Roman" w:cs="Times New Roman" w:hint="default"/>
        <w:b w:val="0"/>
      </w:rPr>
    </w:lvl>
    <w:lvl w:ilvl="1" w:tplc="895C25D8">
      <w:start w:val="1"/>
      <w:numFmt w:val="decimal"/>
      <w:lvlText w:val="%2."/>
      <w:lvlJc w:val="left"/>
      <w:pPr>
        <w:ind w:left="140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360C17A3"/>
    <w:multiLevelType w:val="hybridMultilevel"/>
    <w:tmpl w:val="0F080CAE"/>
    <w:lvl w:ilvl="0" w:tplc="17B290E6">
      <w:start w:val="3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cs="標楷體" w:hint="default"/>
        <w:b w:val="0"/>
        <w:strike w:val="0"/>
      </w:rPr>
    </w:lvl>
    <w:lvl w:ilvl="1" w:tplc="17987AAA">
      <w:start w:val="1"/>
      <w:numFmt w:val="ideographDigital"/>
      <w:lvlText w:val="(%2)"/>
      <w:lvlJc w:val="left"/>
      <w:pPr>
        <w:tabs>
          <w:tab w:val="num" w:pos="960"/>
        </w:tabs>
        <w:ind w:left="960" w:hanging="480"/>
      </w:pPr>
      <w:rPr>
        <w:rFonts w:ascii="標楷體" w:eastAsia="標楷體" w:hAnsi="標楷體" w:cs="Coronet" w:hint="default"/>
        <w:b/>
        <w:strike w:val="0"/>
        <w:sz w:val="28"/>
        <w:szCs w:val="28"/>
      </w:rPr>
    </w:lvl>
    <w:lvl w:ilvl="2" w:tplc="31E22A0A">
      <w:start w:val="1"/>
      <w:numFmt w:val="taiwaneseCountingThousand"/>
      <w:lvlText w:val="(%3)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73D4B5F"/>
    <w:multiLevelType w:val="hybridMultilevel"/>
    <w:tmpl w:val="F512768C"/>
    <w:lvl w:ilvl="0" w:tplc="71C2B2B0">
      <w:start w:val="1"/>
      <w:numFmt w:val="decimal"/>
      <w:lvlText w:val="%1、"/>
      <w:lvlJc w:val="left"/>
      <w:pPr>
        <w:ind w:left="1767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2247" w:hanging="480"/>
      </w:pPr>
    </w:lvl>
    <w:lvl w:ilvl="2" w:tplc="0409001B" w:tentative="1">
      <w:start w:val="1"/>
      <w:numFmt w:val="lowerRoman"/>
      <w:lvlText w:val="%3."/>
      <w:lvlJc w:val="right"/>
      <w:pPr>
        <w:ind w:left="2727" w:hanging="480"/>
      </w:pPr>
    </w:lvl>
    <w:lvl w:ilvl="3" w:tplc="0409000F" w:tentative="1">
      <w:start w:val="1"/>
      <w:numFmt w:val="decimal"/>
      <w:lvlText w:val="%4."/>
      <w:lvlJc w:val="left"/>
      <w:pPr>
        <w:ind w:left="32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7" w:hanging="480"/>
      </w:pPr>
    </w:lvl>
    <w:lvl w:ilvl="5" w:tplc="0409001B" w:tentative="1">
      <w:start w:val="1"/>
      <w:numFmt w:val="lowerRoman"/>
      <w:lvlText w:val="%6."/>
      <w:lvlJc w:val="right"/>
      <w:pPr>
        <w:ind w:left="4167" w:hanging="480"/>
      </w:pPr>
    </w:lvl>
    <w:lvl w:ilvl="6" w:tplc="0409000F" w:tentative="1">
      <w:start w:val="1"/>
      <w:numFmt w:val="decimal"/>
      <w:lvlText w:val="%7."/>
      <w:lvlJc w:val="left"/>
      <w:pPr>
        <w:ind w:left="46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7" w:hanging="480"/>
      </w:pPr>
    </w:lvl>
    <w:lvl w:ilvl="8" w:tplc="0409001B" w:tentative="1">
      <w:start w:val="1"/>
      <w:numFmt w:val="lowerRoman"/>
      <w:lvlText w:val="%9."/>
      <w:lvlJc w:val="right"/>
      <w:pPr>
        <w:ind w:left="5607" w:hanging="480"/>
      </w:pPr>
    </w:lvl>
  </w:abstractNum>
  <w:abstractNum w:abstractNumId="9" w15:restartNumberingAfterBreak="0">
    <w:nsid w:val="44E00A5E"/>
    <w:multiLevelType w:val="hybridMultilevel"/>
    <w:tmpl w:val="4B52EA48"/>
    <w:lvl w:ilvl="0" w:tplc="FFFFFFFF">
      <w:start w:val="1"/>
      <w:numFmt w:val="decimal"/>
      <w:lvlText w:val="%1."/>
      <w:lvlJc w:val="left"/>
      <w:pPr>
        <w:ind w:left="1614" w:hanging="480"/>
      </w:pPr>
      <w:rPr>
        <w:rFonts w:hint="eastAsia"/>
      </w:rPr>
    </w:lvl>
    <w:lvl w:ilvl="1" w:tplc="4EA0E620">
      <w:start w:val="1"/>
      <w:numFmt w:val="decimal"/>
      <w:lvlText w:val="(%2)"/>
      <w:lvlJc w:val="left"/>
      <w:pPr>
        <w:ind w:left="2094" w:hanging="480"/>
      </w:pPr>
      <w:rPr>
        <w:rFonts w:ascii="Times New Roman" w:eastAsia="標楷體" w:hAnsi="Times New Roman" w:cs="Times New Roman"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2574" w:hanging="480"/>
      </w:pPr>
    </w:lvl>
    <w:lvl w:ilvl="3" w:tplc="FFFFFFFF" w:tentative="1">
      <w:start w:val="1"/>
      <w:numFmt w:val="decimal"/>
      <w:lvlText w:val="%4."/>
      <w:lvlJc w:val="left"/>
      <w:pPr>
        <w:ind w:left="305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4" w:hanging="480"/>
      </w:pPr>
    </w:lvl>
    <w:lvl w:ilvl="5" w:tplc="FFFFFFFF" w:tentative="1">
      <w:start w:val="1"/>
      <w:numFmt w:val="lowerRoman"/>
      <w:lvlText w:val="%6."/>
      <w:lvlJc w:val="right"/>
      <w:pPr>
        <w:ind w:left="4014" w:hanging="480"/>
      </w:pPr>
    </w:lvl>
    <w:lvl w:ilvl="6" w:tplc="FFFFFFFF" w:tentative="1">
      <w:start w:val="1"/>
      <w:numFmt w:val="decimal"/>
      <w:lvlText w:val="%7."/>
      <w:lvlJc w:val="left"/>
      <w:pPr>
        <w:ind w:left="449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4" w:hanging="480"/>
      </w:pPr>
    </w:lvl>
    <w:lvl w:ilvl="8" w:tplc="FFFFFFFF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0" w15:restartNumberingAfterBreak="0">
    <w:nsid w:val="476C2CBF"/>
    <w:multiLevelType w:val="hybridMultilevel"/>
    <w:tmpl w:val="A394EF12"/>
    <w:lvl w:ilvl="0" w:tplc="FAB6AF76">
      <w:start w:val="1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  <w:b/>
        <w:strike w:val="0"/>
      </w:rPr>
    </w:lvl>
    <w:lvl w:ilvl="1" w:tplc="17987AAA">
      <w:start w:val="1"/>
      <w:numFmt w:val="ideographDigital"/>
      <w:lvlText w:val="(%2)"/>
      <w:lvlJc w:val="left"/>
      <w:pPr>
        <w:tabs>
          <w:tab w:val="num" w:pos="960"/>
        </w:tabs>
        <w:ind w:left="960" w:hanging="480"/>
      </w:pPr>
      <w:rPr>
        <w:rFonts w:ascii="標楷體" w:eastAsia="標楷體" w:hAnsi="標楷體" w:cs="Coronet" w:hint="default"/>
        <w:b/>
        <w:strike w:val="0"/>
        <w:sz w:val="28"/>
        <w:szCs w:val="28"/>
      </w:rPr>
    </w:lvl>
    <w:lvl w:ilvl="2" w:tplc="31E22A0A">
      <w:start w:val="1"/>
      <w:numFmt w:val="taiwaneseCountingThousand"/>
      <w:lvlText w:val="(%3)"/>
      <w:lvlJc w:val="left"/>
      <w:pPr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AB77FF6"/>
    <w:multiLevelType w:val="hybridMultilevel"/>
    <w:tmpl w:val="9756431E"/>
    <w:lvl w:ilvl="0" w:tplc="2E3E654E">
      <w:start w:val="1"/>
      <w:numFmt w:val="decimal"/>
      <w:lvlText w:val="%1."/>
      <w:lvlJc w:val="left"/>
      <w:pPr>
        <w:ind w:left="161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2" w15:restartNumberingAfterBreak="0">
    <w:nsid w:val="4AD872A0"/>
    <w:multiLevelType w:val="multilevel"/>
    <w:tmpl w:val="8C0E6726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960" w:hanging="640"/>
      </w:pPr>
      <w:rPr>
        <w:rFonts w:ascii="Times New Roman" w:eastAsia="標楷體"/>
      </w:rPr>
    </w:lvl>
    <w:lvl w:ilvl="1">
      <w:start w:val="1"/>
      <w:numFmt w:val="taiwaneseCountingThousand"/>
      <w:suff w:val="nothing"/>
      <w:lvlText w:val="(%2)"/>
      <w:lvlJc w:val="left"/>
      <w:pPr>
        <w:tabs>
          <w:tab w:val="num" w:pos="0"/>
        </w:tabs>
        <w:ind w:left="1320" w:hanging="560"/>
      </w:pPr>
      <w:rPr>
        <w:rFonts w:ascii="Times New Roman" w:eastAsia="標楷體"/>
      </w:rPr>
    </w:lvl>
    <w:lvl w:ilvl="2">
      <w:start w:val="1"/>
      <w:numFmt w:val="decimal"/>
      <w:lvlText w:val="%3."/>
      <w:lvlJc w:val="left"/>
      <w:pPr>
        <w:ind w:left="2180" w:hanging="480"/>
      </w:pPr>
      <w:rPr>
        <w:rFonts w:ascii="Times New Roman" w:hAnsi="Times New Roman" w:cs="Times New Roman" w:hint="default"/>
      </w:rPr>
    </w:lvl>
    <w:lvl w:ilvl="3">
      <w:start w:val="1"/>
      <w:numFmt w:val="decimalFullWidth"/>
      <w:suff w:val="nothing"/>
      <w:lvlText w:val="(%4)"/>
      <w:lvlJc w:val="left"/>
      <w:pPr>
        <w:tabs>
          <w:tab w:val="num" w:pos="0"/>
        </w:tabs>
        <w:ind w:left="2040" w:hanging="540"/>
      </w:pPr>
      <w:rPr>
        <w:rFonts w:ascii="Times New Roman" w:eastAsia="標楷體"/>
      </w:rPr>
    </w:lvl>
    <w:lvl w:ilvl="4">
      <w:start w:val="1"/>
      <w:numFmt w:val="ideographTraditional"/>
      <w:suff w:val="nothing"/>
      <w:lvlText w:val="%5、"/>
      <w:lvlJc w:val="left"/>
      <w:pPr>
        <w:tabs>
          <w:tab w:val="num" w:pos="0"/>
        </w:tabs>
        <w:ind w:left="2500" w:hanging="640"/>
      </w:pPr>
      <w:rPr>
        <w:rFonts w:ascii="Times New Roman" w:eastAsia="標楷體"/>
      </w:rPr>
    </w:lvl>
    <w:lvl w:ilvl="5">
      <w:start w:val="1"/>
      <w:numFmt w:val="ideographTraditional"/>
      <w:suff w:val="nothing"/>
      <w:lvlText w:val="(%6)"/>
      <w:lvlJc w:val="right"/>
      <w:pPr>
        <w:tabs>
          <w:tab w:val="num" w:pos="0"/>
        </w:tabs>
        <w:ind w:left="2840" w:firstLine="0"/>
      </w:pPr>
      <w:rPr>
        <w:rFonts w:ascii="Times New Roman" w:eastAsia="標楷體"/>
      </w:rPr>
    </w:lvl>
    <w:lvl w:ilvl="6">
      <w:start w:val="1"/>
      <w:numFmt w:val="ideographZodiac"/>
      <w:suff w:val="nothing"/>
      <w:lvlText w:val="%7、"/>
      <w:lvlJc w:val="left"/>
      <w:pPr>
        <w:tabs>
          <w:tab w:val="num" w:pos="0"/>
        </w:tabs>
        <w:ind w:left="3320" w:hanging="640"/>
      </w:pPr>
      <w:rPr>
        <w:rFonts w:ascii="Times New Roman" w:eastAsia="標楷體"/>
      </w:rPr>
    </w:lvl>
    <w:lvl w:ilvl="7">
      <w:start w:val="1"/>
      <w:numFmt w:val="ideographZodiac"/>
      <w:suff w:val="nothing"/>
      <w:lvlText w:val="(%8)"/>
      <w:lvlJc w:val="left"/>
      <w:pPr>
        <w:tabs>
          <w:tab w:val="num" w:pos="0"/>
        </w:tabs>
        <w:ind w:left="3660" w:hanging="540"/>
      </w:pPr>
      <w:rPr>
        <w:rFonts w:ascii="Times New Roman" w:eastAsia="標楷體"/>
      </w:rPr>
    </w:lvl>
    <w:lvl w:ilvl="8">
      <w:start w:val="1"/>
      <w:numFmt w:val="ideographZodiac"/>
      <w:suff w:val="nothing"/>
      <w:lvlText w:val=""/>
      <w:lvlJc w:val="right"/>
      <w:pPr>
        <w:tabs>
          <w:tab w:val="num" w:pos="0"/>
        </w:tabs>
        <w:ind w:left="960" w:firstLine="0"/>
      </w:pPr>
      <w:rPr>
        <w:rFonts w:ascii="Times New Roman" w:eastAsia="標楷體"/>
      </w:rPr>
    </w:lvl>
  </w:abstractNum>
  <w:abstractNum w:abstractNumId="13" w15:restartNumberingAfterBreak="0">
    <w:nsid w:val="546E3683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D875416"/>
    <w:multiLevelType w:val="hybridMultilevel"/>
    <w:tmpl w:val="1A96336E"/>
    <w:lvl w:ilvl="0" w:tplc="2196FE60">
      <w:start w:val="3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  <w:b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2F161B"/>
    <w:multiLevelType w:val="hybridMultilevel"/>
    <w:tmpl w:val="A398944C"/>
    <w:lvl w:ilvl="0" w:tplc="AB30CB1C">
      <w:start w:val="1"/>
      <w:numFmt w:val="decimal"/>
      <w:lvlText w:val="(%1)"/>
      <w:lvlJc w:val="left"/>
      <w:pPr>
        <w:ind w:left="1527" w:hanging="480"/>
      </w:pPr>
      <w:rPr>
        <w:rFonts w:ascii="標楷體" w:eastAsia="標楷體" w:hAnsi="標楷體" w:hint="eastAsia"/>
        <w:b w:val="0"/>
      </w:rPr>
    </w:lvl>
    <w:lvl w:ilvl="1" w:tplc="FF4EF4B6">
      <w:start w:val="1"/>
      <w:numFmt w:val="decimal"/>
      <w:lvlText w:val="%2、"/>
      <w:lvlJc w:val="left"/>
      <w:pPr>
        <w:ind w:left="1440" w:hanging="4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5CE68B8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05710F1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75145DB3"/>
    <w:multiLevelType w:val="hybridMultilevel"/>
    <w:tmpl w:val="17F44B2E"/>
    <w:lvl w:ilvl="0" w:tplc="B872879C">
      <w:start w:val="1"/>
      <w:numFmt w:val="taiwaneseCountingThousand"/>
      <w:lvlText w:val="(%1)"/>
      <w:lvlJc w:val="left"/>
      <w:pPr>
        <w:ind w:left="1287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9" w15:restartNumberingAfterBreak="0">
    <w:nsid w:val="76E45435"/>
    <w:multiLevelType w:val="hybridMultilevel"/>
    <w:tmpl w:val="021A06A6"/>
    <w:lvl w:ilvl="0" w:tplc="0409000F">
      <w:start w:val="1"/>
      <w:numFmt w:val="decimal"/>
      <w:lvlText w:val="%1."/>
      <w:lvlJc w:val="left"/>
      <w:pPr>
        <w:ind w:left="1614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2094" w:hanging="480"/>
      </w:pPr>
    </w:lvl>
    <w:lvl w:ilvl="2" w:tplc="FFFFFFFF" w:tentative="1">
      <w:start w:val="1"/>
      <w:numFmt w:val="lowerRoman"/>
      <w:lvlText w:val="%3."/>
      <w:lvlJc w:val="right"/>
      <w:pPr>
        <w:ind w:left="2574" w:hanging="480"/>
      </w:pPr>
    </w:lvl>
    <w:lvl w:ilvl="3" w:tplc="FFFFFFFF" w:tentative="1">
      <w:start w:val="1"/>
      <w:numFmt w:val="decimal"/>
      <w:lvlText w:val="%4."/>
      <w:lvlJc w:val="left"/>
      <w:pPr>
        <w:ind w:left="305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4" w:hanging="480"/>
      </w:pPr>
    </w:lvl>
    <w:lvl w:ilvl="5" w:tplc="FFFFFFFF" w:tentative="1">
      <w:start w:val="1"/>
      <w:numFmt w:val="lowerRoman"/>
      <w:lvlText w:val="%6."/>
      <w:lvlJc w:val="right"/>
      <w:pPr>
        <w:ind w:left="4014" w:hanging="480"/>
      </w:pPr>
    </w:lvl>
    <w:lvl w:ilvl="6" w:tplc="FFFFFFFF" w:tentative="1">
      <w:start w:val="1"/>
      <w:numFmt w:val="decimal"/>
      <w:lvlText w:val="%7."/>
      <w:lvlJc w:val="left"/>
      <w:pPr>
        <w:ind w:left="449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4" w:hanging="480"/>
      </w:pPr>
    </w:lvl>
    <w:lvl w:ilvl="8" w:tplc="FFFFFFFF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0" w15:restartNumberingAfterBreak="0">
    <w:nsid w:val="7FA074F7"/>
    <w:multiLevelType w:val="hybridMultilevel"/>
    <w:tmpl w:val="44D876A2"/>
    <w:lvl w:ilvl="0" w:tplc="0409000F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2155" w:hanging="480"/>
      </w:pPr>
    </w:lvl>
    <w:lvl w:ilvl="2" w:tplc="FFFFFFFF" w:tentative="1">
      <w:start w:val="1"/>
      <w:numFmt w:val="lowerRoman"/>
      <w:lvlText w:val="%3."/>
      <w:lvlJc w:val="right"/>
      <w:pPr>
        <w:ind w:left="2635" w:hanging="480"/>
      </w:pPr>
    </w:lvl>
    <w:lvl w:ilvl="3" w:tplc="FFFFFFFF" w:tentative="1">
      <w:start w:val="1"/>
      <w:numFmt w:val="decimal"/>
      <w:lvlText w:val="%4."/>
      <w:lvlJc w:val="left"/>
      <w:pPr>
        <w:ind w:left="311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95" w:hanging="480"/>
      </w:pPr>
    </w:lvl>
    <w:lvl w:ilvl="5" w:tplc="FFFFFFFF" w:tentative="1">
      <w:start w:val="1"/>
      <w:numFmt w:val="lowerRoman"/>
      <w:lvlText w:val="%6."/>
      <w:lvlJc w:val="right"/>
      <w:pPr>
        <w:ind w:left="4075" w:hanging="480"/>
      </w:pPr>
    </w:lvl>
    <w:lvl w:ilvl="6" w:tplc="FFFFFFFF" w:tentative="1">
      <w:start w:val="1"/>
      <w:numFmt w:val="decimal"/>
      <w:lvlText w:val="%7."/>
      <w:lvlJc w:val="left"/>
      <w:pPr>
        <w:ind w:left="455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35" w:hanging="480"/>
      </w:pPr>
    </w:lvl>
    <w:lvl w:ilvl="8" w:tplc="FFFFFFFF" w:tentative="1">
      <w:start w:val="1"/>
      <w:numFmt w:val="lowerRoman"/>
      <w:lvlText w:val="%9."/>
      <w:lvlJc w:val="right"/>
      <w:pPr>
        <w:ind w:left="5515" w:hanging="480"/>
      </w:pPr>
    </w:lvl>
  </w:abstractNum>
  <w:num w:numId="1" w16cid:durableId="70273763">
    <w:abstractNumId w:val="2"/>
  </w:num>
  <w:num w:numId="2" w16cid:durableId="51776746">
    <w:abstractNumId w:val="7"/>
  </w:num>
  <w:num w:numId="3" w16cid:durableId="152533237">
    <w:abstractNumId w:val="18"/>
  </w:num>
  <w:num w:numId="4" w16cid:durableId="730731192">
    <w:abstractNumId w:val="8"/>
  </w:num>
  <w:num w:numId="5" w16cid:durableId="1831632557">
    <w:abstractNumId w:val="6"/>
  </w:num>
  <w:num w:numId="6" w16cid:durableId="1450004237">
    <w:abstractNumId w:val="3"/>
  </w:num>
  <w:num w:numId="7" w16cid:durableId="798835585">
    <w:abstractNumId w:val="17"/>
  </w:num>
  <w:num w:numId="8" w16cid:durableId="337855829">
    <w:abstractNumId w:val="15"/>
  </w:num>
  <w:num w:numId="9" w16cid:durableId="1708095235">
    <w:abstractNumId w:val="10"/>
  </w:num>
  <w:num w:numId="10" w16cid:durableId="1195146820">
    <w:abstractNumId w:val="16"/>
  </w:num>
  <w:num w:numId="11" w16cid:durableId="46687213">
    <w:abstractNumId w:val="14"/>
  </w:num>
  <w:num w:numId="12" w16cid:durableId="1503206657">
    <w:abstractNumId w:val="4"/>
  </w:num>
  <w:num w:numId="13" w16cid:durableId="961613140">
    <w:abstractNumId w:val="5"/>
  </w:num>
  <w:num w:numId="14" w16cid:durableId="1753507853">
    <w:abstractNumId w:val="13"/>
  </w:num>
  <w:num w:numId="15" w16cid:durableId="1188058660">
    <w:abstractNumId w:val="0"/>
  </w:num>
  <w:num w:numId="16" w16cid:durableId="583802637">
    <w:abstractNumId w:val="12"/>
  </w:num>
  <w:num w:numId="17" w16cid:durableId="1692947386">
    <w:abstractNumId w:val="11"/>
  </w:num>
  <w:num w:numId="18" w16cid:durableId="1012024260">
    <w:abstractNumId w:val="19"/>
  </w:num>
  <w:num w:numId="19" w16cid:durableId="436564049">
    <w:abstractNumId w:val="1"/>
  </w:num>
  <w:num w:numId="20" w16cid:durableId="127481900">
    <w:abstractNumId w:val="20"/>
  </w:num>
  <w:num w:numId="21" w16cid:durableId="1709600545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DC"/>
    <w:rsid w:val="000005C8"/>
    <w:rsid w:val="000010FB"/>
    <w:rsid w:val="0000123A"/>
    <w:rsid w:val="00001CC0"/>
    <w:rsid w:val="00001E9D"/>
    <w:rsid w:val="000020FB"/>
    <w:rsid w:val="0000236E"/>
    <w:rsid w:val="00003D55"/>
    <w:rsid w:val="00006CDD"/>
    <w:rsid w:val="00011EFA"/>
    <w:rsid w:val="0001277A"/>
    <w:rsid w:val="00012F35"/>
    <w:rsid w:val="00014BDB"/>
    <w:rsid w:val="000171FA"/>
    <w:rsid w:val="00017627"/>
    <w:rsid w:val="000177BD"/>
    <w:rsid w:val="00017F48"/>
    <w:rsid w:val="00022C68"/>
    <w:rsid w:val="00023C32"/>
    <w:rsid w:val="0002512F"/>
    <w:rsid w:val="0002681B"/>
    <w:rsid w:val="000277CC"/>
    <w:rsid w:val="0003083C"/>
    <w:rsid w:val="00030FDF"/>
    <w:rsid w:val="000315D8"/>
    <w:rsid w:val="00031BBE"/>
    <w:rsid w:val="00032B27"/>
    <w:rsid w:val="00033C4F"/>
    <w:rsid w:val="00034E2B"/>
    <w:rsid w:val="00036A80"/>
    <w:rsid w:val="000401D0"/>
    <w:rsid w:val="00040F89"/>
    <w:rsid w:val="0004103A"/>
    <w:rsid w:val="00043885"/>
    <w:rsid w:val="00043D36"/>
    <w:rsid w:val="00044F1B"/>
    <w:rsid w:val="000454FE"/>
    <w:rsid w:val="00045D3B"/>
    <w:rsid w:val="000464AC"/>
    <w:rsid w:val="00046ED1"/>
    <w:rsid w:val="0004708B"/>
    <w:rsid w:val="00047AB9"/>
    <w:rsid w:val="00047C34"/>
    <w:rsid w:val="00050151"/>
    <w:rsid w:val="000505FD"/>
    <w:rsid w:val="0005188D"/>
    <w:rsid w:val="00051A56"/>
    <w:rsid w:val="00052692"/>
    <w:rsid w:val="00052743"/>
    <w:rsid w:val="00053EF3"/>
    <w:rsid w:val="000543F5"/>
    <w:rsid w:val="00054602"/>
    <w:rsid w:val="0005625D"/>
    <w:rsid w:val="00060105"/>
    <w:rsid w:val="00060807"/>
    <w:rsid w:val="000621DA"/>
    <w:rsid w:val="00062232"/>
    <w:rsid w:val="00062D5B"/>
    <w:rsid w:val="00064434"/>
    <w:rsid w:val="0006447B"/>
    <w:rsid w:val="00065D32"/>
    <w:rsid w:val="000665CF"/>
    <w:rsid w:val="00066FC8"/>
    <w:rsid w:val="0007100E"/>
    <w:rsid w:val="00071B84"/>
    <w:rsid w:val="000720B4"/>
    <w:rsid w:val="000740D6"/>
    <w:rsid w:val="0007553C"/>
    <w:rsid w:val="000758F8"/>
    <w:rsid w:val="00075D44"/>
    <w:rsid w:val="000762EB"/>
    <w:rsid w:val="00076A8C"/>
    <w:rsid w:val="00077ED8"/>
    <w:rsid w:val="000801C0"/>
    <w:rsid w:val="00080652"/>
    <w:rsid w:val="00081AF8"/>
    <w:rsid w:val="00083598"/>
    <w:rsid w:val="00083871"/>
    <w:rsid w:val="00084355"/>
    <w:rsid w:val="0008676A"/>
    <w:rsid w:val="00087473"/>
    <w:rsid w:val="00087A52"/>
    <w:rsid w:val="000903EB"/>
    <w:rsid w:val="00090E05"/>
    <w:rsid w:val="00091BAE"/>
    <w:rsid w:val="000932B7"/>
    <w:rsid w:val="0009353A"/>
    <w:rsid w:val="000943C4"/>
    <w:rsid w:val="00095A1A"/>
    <w:rsid w:val="00096510"/>
    <w:rsid w:val="000A0449"/>
    <w:rsid w:val="000A0961"/>
    <w:rsid w:val="000A0C57"/>
    <w:rsid w:val="000A1C87"/>
    <w:rsid w:val="000A1D7A"/>
    <w:rsid w:val="000A298D"/>
    <w:rsid w:val="000A2CB9"/>
    <w:rsid w:val="000A5698"/>
    <w:rsid w:val="000A5AC4"/>
    <w:rsid w:val="000A6B02"/>
    <w:rsid w:val="000B044C"/>
    <w:rsid w:val="000B04FF"/>
    <w:rsid w:val="000B26FD"/>
    <w:rsid w:val="000B29AF"/>
    <w:rsid w:val="000B2E92"/>
    <w:rsid w:val="000B319A"/>
    <w:rsid w:val="000B31FF"/>
    <w:rsid w:val="000B3D32"/>
    <w:rsid w:val="000B5A37"/>
    <w:rsid w:val="000B7903"/>
    <w:rsid w:val="000C1E6C"/>
    <w:rsid w:val="000C1F22"/>
    <w:rsid w:val="000C3541"/>
    <w:rsid w:val="000C3FB5"/>
    <w:rsid w:val="000C425A"/>
    <w:rsid w:val="000C48C4"/>
    <w:rsid w:val="000C4ADC"/>
    <w:rsid w:val="000C5296"/>
    <w:rsid w:val="000C5B6B"/>
    <w:rsid w:val="000C60D7"/>
    <w:rsid w:val="000C6317"/>
    <w:rsid w:val="000C7C9C"/>
    <w:rsid w:val="000D025E"/>
    <w:rsid w:val="000D03BD"/>
    <w:rsid w:val="000D07BD"/>
    <w:rsid w:val="000D1586"/>
    <w:rsid w:val="000D18D9"/>
    <w:rsid w:val="000D1ED3"/>
    <w:rsid w:val="000D2810"/>
    <w:rsid w:val="000D2D25"/>
    <w:rsid w:val="000D3132"/>
    <w:rsid w:val="000D4C31"/>
    <w:rsid w:val="000D6973"/>
    <w:rsid w:val="000E022A"/>
    <w:rsid w:val="000E2201"/>
    <w:rsid w:val="000E25ED"/>
    <w:rsid w:val="000E31D1"/>
    <w:rsid w:val="000E4775"/>
    <w:rsid w:val="000E5903"/>
    <w:rsid w:val="000E7921"/>
    <w:rsid w:val="000E7DA9"/>
    <w:rsid w:val="000F0B57"/>
    <w:rsid w:val="000F0EEC"/>
    <w:rsid w:val="000F1642"/>
    <w:rsid w:val="000F3331"/>
    <w:rsid w:val="000F3B15"/>
    <w:rsid w:val="000F46D6"/>
    <w:rsid w:val="000F48BB"/>
    <w:rsid w:val="000F4FCB"/>
    <w:rsid w:val="000F5F99"/>
    <w:rsid w:val="000F5FA6"/>
    <w:rsid w:val="00100B74"/>
    <w:rsid w:val="0010102F"/>
    <w:rsid w:val="00102404"/>
    <w:rsid w:val="00103AE3"/>
    <w:rsid w:val="00103B23"/>
    <w:rsid w:val="00103E29"/>
    <w:rsid w:val="00103FBE"/>
    <w:rsid w:val="00106067"/>
    <w:rsid w:val="00106074"/>
    <w:rsid w:val="00106302"/>
    <w:rsid w:val="00106C51"/>
    <w:rsid w:val="001071E0"/>
    <w:rsid w:val="00107252"/>
    <w:rsid w:val="001075B2"/>
    <w:rsid w:val="001109D4"/>
    <w:rsid w:val="00110BC4"/>
    <w:rsid w:val="00111E10"/>
    <w:rsid w:val="001125A2"/>
    <w:rsid w:val="00112F6A"/>
    <w:rsid w:val="0011348F"/>
    <w:rsid w:val="00114A09"/>
    <w:rsid w:val="00114DD7"/>
    <w:rsid w:val="00115CA1"/>
    <w:rsid w:val="001170F9"/>
    <w:rsid w:val="0011722A"/>
    <w:rsid w:val="00117A8D"/>
    <w:rsid w:val="001215CC"/>
    <w:rsid w:val="001219B7"/>
    <w:rsid w:val="001226C8"/>
    <w:rsid w:val="00124DE1"/>
    <w:rsid w:val="00125990"/>
    <w:rsid w:val="00127615"/>
    <w:rsid w:val="001279C3"/>
    <w:rsid w:val="00132505"/>
    <w:rsid w:val="001329A9"/>
    <w:rsid w:val="00132B56"/>
    <w:rsid w:val="0013522E"/>
    <w:rsid w:val="00135D17"/>
    <w:rsid w:val="00135E16"/>
    <w:rsid w:val="00136659"/>
    <w:rsid w:val="00140154"/>
    <w:rsid w:val="0014037A"/>
    <w:rsid w:val="001406A5"/>
    <w:rsid w:val="001411A7"/>
    <w:rsid w:val="00141717"/>
    <w:rsid w:val="00142928"/>
    <w:rsid w:val="00143151"/>
    <w:rsid w:val="00143D19"/>
    <w:rsid w:val="00144163"/>
    <w:rsid w:val="0014438A"/>
    <w:rsid w:val="0014481A"/>
    <w:rsid w:val="00145359"/>
    <w:rsid w:val="001458A0"/>
    <w:rsid w:val="00145EF0"/>
    <w:rsid w:val="0014662A"/>
    <w:rsid w:val="001501A0"/>
    <w:rsid w:val="0015160F"/>
    <w:rsid w:val="001519D6"/>
    <w:rsid w:val="00151F34"/>
    <w:rsid w:val="0015244B"/>
    <w:rsid w:val="001524C6"/>
    <w:rsid w:val="00153201"/>
    <w:rsid w:val="00155476"/>
    <w:rsid w:val="00156122"/>
    <w:rsid w:val="001562F2"/>
    <w:rsid w:val="0015677A"/>
    <w:rsid w:val="00156AA5"/>
    <w:rsid w:val="00157C8F"/>
    <w:rsid w:val="00160848"/>
    <w:rsid w:val="00161453"/>
    <w:rsid w:val="001617CE"/>
    <w:rsid w:val="00163574"/>
    <w:rsid w:val="001635AE"/>
    <w:rsid w:val="0016403D"/>
    <w:rsid w:val="0016493C"/>
    <w:rsid w:val="00165BA8"/>
    <w:rsid w:val="00166245"/>
    <w:rsid w:val="00166C9E"/>
    <w:rsid w:val="001674C7"/>
    <w:rsid w:val="00167899"/>
    <w:rsid w:val="00170E00"/>
    <w:rsid w:val="001734EF"/>
    <w:rsid w:val="00173A09"/>
    <w:rsid w:val="00174B7F"/>
    <w:rsid w:val="00175072"/>
    <w:rsid w:val="0017510D"/>
    <w:rsid w:val="0017560E"/>
    <w:rsid w:val="00176AA5"/>
    <w:rsid w:val="00177098"/>
    <w:rsid w:val="00177C1D"/>
    <w:rsid w:val="00177F35"/>
    <w:rsid w:val="00181033"/>
    <w:rsid w:val="001816F8"/>
    <w:rsid w:val="00182D55"/>
    <w:rsid w:val="00183821"/>
    <w:rsid w:val="001848BB"/>
    <w:rsid w:val="00185ED2"/>
    <w:rsid w:val="00185FDC"/>
    <w:rsid w:val="00186A0B"/>
    <w:rsid w:val="00187544"/>
    <w:rsid w:val="00192ABC"/>
    <w:rsid w:val="00192CAD"/>
    <w:rsid w:val="00193A42"/>
    <w:rsid w:val="00193E16"/>
    <w:rsid w:val="001964BF"/>
    <w:rsid w:val="00196D1B"/>
    <w:rsid w:val="00196F6D"/>
    <w:rsid w:val="0019704B"/>
    <w:rsid w:val="00197321"/>
    <w:rsid w:val="00197759"/>
    <w:rsid w:val="001A0029"/>
    <w:rsid w:val="001A0BC6"/>
    <w:rsid w:val="001A0C85"/>
    <w:rsid w:val="001A1C8D"/>
    <w:rsid w:val="001A2173"/>
    <w:rsid w:val="001A2180"/>
    <w:rsid w:val="001A4101"/>
    <w:rsid w:val="001A424F"/>
    <w:rsid w:val="001A48F3"/>
    <w:rsid w:val="001A640A"/>
    <w:rsid w:val="001A66D6"/>
    <w:rsid w:val="001A7715"/>
    <w:rsid w:val="001A7975"/>
    <w:rsid w:val="001A7FF3"/>
    <w:rsid w:val="001B06C2"/>
    <w:rsid w:val="001B163C"/>
    <w:rsid w:val="001B1F8A"/>
    <w:rsid w:val="001B2F12"/>
    <w:rsid w:val="001B3487"/>
    <w:rsid w:val="001B3C44"/>
    <w:rsid w:val="001B52EE"/>
    <w:rsid w:val="001B57B2"/>
    <w:rsid w:val="001B68A9"/>
    <w:rsid w:val="001B6C66"/>
    <w:rsid w:val="001B6C89"/>
    <w:rsid w:val="001B70C0"/>
    <w:rsid w:val="001B76B4"/>
    <w:rsid w:val="001C1C84"/>
    <w:rsid w:val="001C1D23"/>
    <w:rsid w:val="001C20B8"/>
    <w:rsid w:val="001C2C78"/>
    <w:rsid w:val="001C2D7D"/>
    <w:rsid w:val="001C3D3B"/>
    <w:rsid w:val="001C47D2"/>
    <w:rsid w:val="001C4C03"/>
    <w:rsid w:val="001C4CC8"/>
    <w:rsid w:val="001C7C80"/>
    <w:rsid w:val="001C7FDF"/>
    <w:rsid w:val="001D0019"/>
    <w:rsid w:val="001D1351"/>
    <w:rsid w:val="001D2685"/>
    <w:rsid w:val="001D4457"/>
    <w:rsid w:val="001D4C04"/>
    <w:rsid w:val="001D5EDB"/>
    <w:rsid w:val="001D61E1"/>
    <w:rsid w:val="001D64A6"/>
    <w:rsid w:val="001D6563"/>
    <w:rsid w:val="001D6886"/>
    <w:rsid w:val="001E08A9"/>
    <w:rsid w:val="001E0A62"/>
    <w:rsid w:val="001E0B41"/>
    <w:rsid w:val="001E1954"/>
    <w:rsid w:val="001E29D5"/>
    <w:rsid w:val="001E3115"/>
    <w:rsid w:val="001E3233"/>
    <w:rsid w:val="001E4078"/>
    <w:rsid w:val="001E6596"/>
    <w:rsid w:val="001E690B"/>
    <w:rsid w:val="001E7B63"/>
    <w:rsid w:val="001E7BAF"/>
    <w:rsid w:val="001E7D8F"/>
    <w:rsid w:val="001F233E"/>
    <w:rsid w:val="001F3C37"/>
    <w:rsid w:val="001F3D8B"/>
    <w:rsid w:val="001F757F"/>
    <w:rsid w:val="00201109"/>
    <w:rsid w:val="002016C1"/>
    <w:rsid w:val="002018F5"/>
    <w:rsid w:val="0020255E"/>
    <w:rsid w:val="002036C9"/>
    <w:rsid w:val="0020372E"/>
    <w:rsid w:val="00204342"/>
    <w:rsid w:val="00204EF0"/>
    <w:rsid w:val="00206FC8"/>
    <w:rsid w:val="00206FEC"/>
    <w:rsid w:val="002076C4"/>
    <w:rsid w:val="002103A0"/>
    <w:rsid w:val="00211984"/>
    <w:rsid w:val="00212109"/>
    <w:rsid w:val="002121E2"/>
    <w:rsid w:val="0021252E"/>
    <w:rsid w:val="002133A8"/>
    <w:rsid w:val="00213DE6"/>
    <w:rsid w:val="0021436E"/>
    <w:rsid w:val="002150A3"/>
    <w:rsid w:val="0021530C"/>
    <w:rsid w:val="00215C90"/>
    <w:rsid w:val="00216757"/>
    <w:rsid w:val="0022121F"/>
    <w:rsid w:val="00222B6C"/>
    <w:rsid w:val="002235F7"/>
    <w:rsid w:val="00223B01"/>
    <w:rsid w:val="0022468B"/>
    <w:rsid w:val="002250AD"/>
    <w:rsid w:val="00226F34"/>
    <w:rsid w:val="0022763A"/>
    <w:rsid w:val="00227977"/>
    <w:rsid w:val="00227990"/>
    <w:rsid w:val="0023104A"/>
    <w:rsid w:val="002332ED"/>
    <w:rsid w:val="00233E15"/>
    <w:rsid w:val="00236411"/>
    <w:rsid w:val="00236D4B"/>
    <w:rsid w:val="002373DA"/>
    <w:rsid w:val="00237495"/>
    <w:rsid w:val="002375EF"/>
    <w:rsid w:val="0023783B"/>
    <w:rsid w:val="0024023E"/>
    <w:rsid w:val="002403F7"/>
    <w:rsid w:val="00240BBB"/>
    <w:rsid w:val="00240F29"/>
    <w:rsid w:val="002438B8"/>
    <w:rsid w:val="00244C32"/>
    <w:rsid w:val="0024566E"/>
    <w:rsid w:val="00245AA5"/>
    <w:rsid w:val="00247670"/>
    <w:rsid w:val="0024770B"/>
    <w:rsid w:val="00250719"/>
    <w:rsid w:val="00250750"/>
    <w:rsid w:val="0025098A"/>
    <w:rsid w:val="00251291"/>
    <w:rsid w:val="002513BB"/>
    <w:rsid w:val="0025153B"/>
    <w:rsid w:val="00251895"/>
    <w:rsid w:val="002525E1"/>
    <w:rsid w:val="00253007"/>
    <w:rsid w:val="0025631B"/>
    <w:rsid w:val="00256D06"/>
    <w:rsid w:val="002570EF"/>
    <w:rsid w:val="00260F1E"/>
    <w:rsid w:val="00262B03"/>
    <w:rsid w:val="00262D37"/>
    <w:rsid w:val="0026447D"/>
    <w:rsid w:val="0026518E"/>
    <w:rsid w:val="002664C3"/>
    <w:rsid w:val="00266710"/>
    <w:rsid w:val="00266791"/>
    <w:rsid w:val="002670F5"/>
    <w:rsid w:val="002675E4"/>
    <w:rsid w:val="002677C7"/>
    <w:rsid w:val="002677FD"/>
    <w:rsid w:val="00267A94"/>
    <w:rsid w:val="002710AF"/>
    <w:rsid w:val="00271969"/>
    <w:rsid w:val="00272303"/>
    <w:rsid w:val="0027289E"/>
    <w:rsid w:val="002749A2"/>
    <w:rsid w:val="002756D0"/>
    <w:rsid w:val="00276865"/>
    <w:rsid w:val="002769A1"/>
    <w:rsid w:val="00276FD6"/>
    <w:rsid w:val="0028184C"/>
    <w:rsid w:val="00281871"/>
    <w:rsid w:val="00281EBE"/>
    <w:rsid w:val="00281F0F"/>
    <w:rsid w:val="00282783"/>
    <w:rsid w:val="002848FF"/>
    <w:rsid w:val="002853EA"/>
    <w:rsid w:val="00285A0A"/>
    <w:rsid w:val="00286D57"/>
    <w:rsid w:val="0028788D"/>
    <w:rsid w:val="00287A80"/>
    <w:rsid w:val="0029012D"/>
    <w:rsid w:val="002902C7"/>
    <w:rsid w:val="002914F1"/>
    <w:rsid w:val="00291978"/>
    <w:rsid w:val="00292234"/>
    <w:rsid w:val="00293555"/>
    <w:rsid w:val="00293ACD"/>
    <w:rsid w:val="00294463"/>
    <w:rsid w:val="0029480B"/>
    <w:rsid w:val="0029503D"/>
    <w:rsid w:val="0029621D"/>
    <w:rsid w:val="00296E39"/>
    <w:rsid w:val="002979D6"/>
    <w:rsid w:val="002A17AD"/>
    <w:rsid w:val="002A2824"/>
    <w:rsid w:val="002A30F0"/>
    <w:rsid w:val="002A31C6"/>
    <w:rsid w:val="002A34C3"/>
    <w:rsid w:val="002A3D7E"/>
    <w:rsid w:val="002A4225"/>
    <w:rsid w:val="002A4336"/>
    <w:rsid w:val="002A4ACD"/>
    <w:rsid w:val="002A5C2F"/>
    <w:rsid w:val="002A6C60"/>
    <w:rsid w:val="002A7234"/>
    <w:rsid w:val="002A7452"/>
    <w:rsid w:val="002A7BE0"/>
    <w:rsid w:val="002B14B8"/>
    <w:rsid w:val="002B1C15"/>
    <w:rsid w:val="002B3C03"/>
    <w:rsid w:val="002B3C84"/>
    <w:rsid w:val="002B3DF3"/>
    <w:rsid w:val="002B49CF"/>
    <w:rsid w:val="002B4C6B"/>
    <w:rsid w:val="002B4E99"/>
    <w:rsid w:val="002B7243"/>
    <w:rsid w:val="002C017A"/>
    <w:rsid w:val="002C0668"/>
    <w:rsid w:val="002C1A32"/>
    <w:rsid w:val="002C1D20"/>
    <w:rsid w:val="002C1EFA"/>
    <w:rsid w:val="002C246C"/>
    <w:rsid w:val="002C343B"/>
    <w:rsid w:val="002C4527"/>
    <w:rsid w:val="002C4E0D"/>
    <w:rsid w:val="002C534D"/>
    <w:rsid w:val="002C5C4B"/>
    <w:rsid w:val="002C623C"/>
    <w:rsid w:val="002C68C8"/>
    <w:rsid w:val="002C6BB6"/>
    <w:rsid w:val="002C6C0F"/>
    <w:rsid w:val="002C7A7E"/>
    <w:rsid w:val="002D044F"/>
    <w:rsid w:val="002D0985"/>
    <w:rsid w:val="002D14A0"/>
    <w:rsid w:val="002D3B3D"/>
    <w:rsid w:val="002D4552"/>
    <w:rsid w:val="002D4BA3"/>
    <w:rsid w:val="002D5027"/>
    <w:rsid w:val="002D5E83"/>
    <w:rsid w:val="002D756A"/>
    <w:rsid w:val="002D7EEE"/>
    <w:rsid w:val="002E039D"/>
    <w:rsid w:val="002E09E7"/>
    <w:rsid w:val="002E11F6"/>
    <w:rsid w:val="002E1761"/>
    <w:rsid w:val="002E218E"/>
    <w:rsid w:val="002E2DCF"/>
    <w:rsid w:val="002E378F"/>
    <w:rsid w:val="002E42E6"/>
    <w:rsid w:val="002E5788"/>
    <w:rsid w:val="002E79E5"/>
    <w:rsid w:val="002F0220"/>
    <w:rsid w:val="002F02C5"/>
    <w:rsid w:val="002F0488"/>
    <w:rsid w:val="002F10E2"/>
    <w:rsid w:val="002F2650"/>
    <w:rsid w:val="002F36F6"/>
    <w:rsid w:val="002F6071"/>
    <w:rsid w:val="002F6103"/>
    <w:rsid w:val="002F6BCB"/>
    <w:rsid w:val="002F77DF"/>
    <w:rsid w:val="003010EF"/>
    <w:rsid w:val="00301591"/>
    <w:rsid w:val="003020D9"/>
    <w:rsid w:val="00303556"/>
    <w:rsid w:val="00304CB3"/>
    <w:rsid w:val="00305A83"/>
    <w:rsid w:val="00305FC9"/>
    <w:rsid w:val="00310F72"/>
    <w:rsid w:val="0031115F"/>
    <w:rsid w:val="00313866"/>
    <w:rsid w:val="00315615"/>
    <w:rsid w:val="0031572D"/>
    <w:rsid w:val="00315997"/>
    <w:rsid w:val="00315A3B"/>
    <w:rsid w:val="0031660F"/>
    <w:rsid w:val="0031679B"/>
    <w:rsid w:val="003167AB"/>
    <w:rsid w:val="00316CEC"/>
    <w:rsid w:val="00317681"/>
    <w:rsid w:val="00317815"/>
    <w:rsid w:val="003178B8"/>
    <w:rsid w:val="00317AE9"/>
    <w:rsid w:val="00317C9D"/>
    <w:rsid w:val="00321238"/>
    <w:rsid w:val="003217BE"/>
    <w:rsid w:val="00321E31"/>
    <w:rsid w:val="00322CCA"/>
    <w:rsid w:val="003240E4"/>
    <w:rsid w:val="00324808"/>
    <w:rsid w:val="00325BAD"/>
    <w:rsid w:val="00326193"/>
    <w:rsid w:val="003265AC"/>
    <w:rsid w:val="00326B0D"/>
    <w:rsid w:val="00327A93"/>
    <w:rsid w:val="00327EFC"/>
    <w:rsid w:val="003318B9"/>
    <w:rsid w:val="00332E1F"/>
    <w:rsid w:val="003333DA"/>
    <w:rsid w:val="00333546"/>
    <w:rsid w:val="0033415F"/>
    <w:rsid w:val="0033479B"/>
    <w:rsid w:val="003366B7"/>
    <w:rsid w:val="00336FF9"/>
    <w:rsid w:val="00340E62"/>
    <w:rsid w:val="00342935"/>
    <w:rsid w:val="00342990"/>
    <w:rsid w:val="003432A3"/>
    <w:rsid w:val="0034338A"/>
    <w:rsid w:val="00344AC0"/>
    <w:rsid w:val="00344C9E"/>
    <w:rsid w:val="00346226"/>
    <w:rsid w:val="00351551"/>
    <w:rsid w:val="0035217B"/>
    <w:rsid w:val="003547CB"/>
    <w:rsid w:val="003547F0"/>
    <w:rsid w:val="0035533B"/>
    <w:rsid w:val="003556EA"/>
    <w:rsid w:val="00355844"/>
    <w:rsid w:val="00356D16"/>
    <w:rsid w:val="00356ECA"/>
    <w:rsid w:val="00356FA0"/>
    <w:rsid w:val="0035709D"/>
    <w:rsid w:val="00357999"/>
    <w:rsid w:val="00357D51"/>
    <w:rsid w:val="003603A3"/>
    <w:rsid w:val="00360629"/>
    <w:rsid w:val="00360AA2"/>
    <w:rsid w:val="003615C3"/>
    <w:rsid w:val="0036192E"/>
    <w:rsid w:val="0036364F"/>
    <w:rsid w:val="003645C8"/>
    <w:rsid w:val="00365B4E"/>
    <w:rsid w:val="0036667D"/>
    <w:rsid w:val="00366955"/>
    <w:rsid w:val="00367F33"/>
    <w:rsid w:val="0037070B"/>
    <w:rsid w:val="003733C2"/>
    <w:rsid w:val="00373B4D"/>
    <w:rsid w:val="00374A3B"/>
    <w:rsid w:val="0037536F"/>
    <w:rsid w:val="0037542F"/>
    <w:rsid w:val="00375781"/>
    <w:rsid w:val="0037592B"/>
    <w:rsid w:val="00375DDC"/>
    <w:rsid w:val="00375F33"/>
    <w:rsid w:val="00376544"/>
    <w:rsid w:val="00376D77"/>
    <w:rsid w:val="00377380"/>
    <w:rsid w:val="00380A1D"/>
    <w:rsid w:val="0038111C"/>
    <w:rsid w:val="00381D1D"/>
    <w:rsid w:val="003837D6"/>
    <w:rsid w:val="003848DD"/>
    <w:rsid w:val="00385278"/>
    <w:rsid w:val="00385EAA"/>
    <w:rsid w:val="00385F85"/>
    <w:rsid w:val="00386D49"/>
    <w:rsid w:val="003874EF"/>
    <w:rsid w:val="003875D3"/>
    <w:rsid w:val="00387802"/>
    <w:rsid w:val="00387B76"/>
    <w:rsid w:val="00387E04"/>
    <w:rsid w:val="00390C20"/>
    <w:rsid w:val="00392EE2"/>
    <w:rsid w:val="00393044"/>
    <w:rsid w:val="00394DC6"/>
    <w:rsid w:val="00395B24"/>
    <w:rsid w:val="00397B4A"/>
    <w:rsid w:val="003A01B4"/>
    <w:rsid w:val="003A0FA5"/>
    <w:rsid w:val="003A1C42"/>
    <w:rsid w:val="003A1F2C"/>
    <w:rsid w:val="003A3C81"/>
    <w:rsid w:val="003A46FD"/>
    <w:rsid w:val="003A53A1"/>
    <w:rsid w:val="003A6101"/>
    <w:rsid w:val="003A66E5"/>
    <w:rsid w:val="003A7699"/>
    <w:rsid w:val="003A7726"/>
    <w:rsid w:val="003B0EBD"/>
    <w:rsid w:val="003B2C4B"/>
    <w:rsid w:val="003B401D"/>
    <w:rsid w:val="003B4B9D"/>
    <w:rsid w:val="003B6481"/>
    <w:rsid w:val="003B67B5"/>
    <w:rsid w:val="003B7204"/>
    <w:rsid w:val="003C1C97"/>
    <w:rsid w:val="003C1DD6"/>
    <w:rsid w:val="003C2341"/>
    <w:rsid w:val="003C2B6D"/>
    <w:rsid w:val="003C304C"/>
    <w:rsid w:val="003C3239"/>
    <w:rsid w:val="003C44D5"/>
    <w:rsid w:val="003C4FB5"/>
    <w:rsid w:val="003C5F09"/>
    <w:rsid w:val="003C6A93"/>
    <w:rsid w:val="003D051D"/>
    <w:rsid w:val="003D11F5"/>
    <w:rsid w:val="003D14A0"/>
    <w:rsid w:val="003D1C19"/>
    <w:rsid w:val="003D237A"/>
    <w:rsid w:val="003D334E"/>
    <w:rsid w:val="003D41D1"/>
    <w:rsid w:val="003D4D17"/>
    <w:rsid w:val="003D4DB0"/>
    <w:rsid w:val="003D5453"/>
    <w:rsid w:val="003D54F6"/>
    <w:rsid w:val="003D5B59"/>
    <w:rsid w:val="003D63C3"/>
    <w:rsid w:val="003D70B9"/>
    <w:rsid w:val="003D7CE4"/>
    <w:rsid w:val="003D7D85"/>
    <w:rsid w:val="003E0533"/>
    <w:rsid w:val="003E0949"/>
    <w:rsid w:val="003E09CA"/>
    <w:rsid w:val="003E0A12"/>
    <w:rsid w:val="003E211D"/>
    <w:rsid w:val="003E2952"/>
    <w:rsid w:val="003E35C7"/>
    <w:rsid w:val="003E361B"/>
    <w:rsid w:val="003E39EA"/>
    <w:rsid w:val="003E507F"/>
    <w:rsid w:val="003E59A2"/>
    <w:rsid w:val="003E7334"/>
    <w:rsid w:val="003F0020"/>
    <w:rsid w:val="003F0D76"/>
    <w:rsid w:val="003F0F99"/>
    <w:rsid w:val="003F10CC"/>
    <w:rsid w:val="003F2A29"/>
    <w:rsid w:val="003F2CE3"/>
    <w:rsid w:val="003F31B6"/>
    <w:rsid w:val="003F494F"/>
    <w:rsid w:val="003F4E1B"/>
    <w:rsid w:val="003F6570"/>
    <w:rsid w:val="003F65A9"/>
    <w:rsid w:val="003F7996"/>
    <w:rsid w:val="003F7D7C"/>
    <w:rsid w:val="00401D53"/>
    <w:rsid w:val="00403475"/>
    <w:rsid w:val="00403C0F"/>
    <w:rsid w:val="00404AF9"/>
    <w:rsid w:val="004062E2"/>
    <w:rsid w:val="00406496"/>
    <w:rsid w:val="00407096"/>
    <w:rsid w:val="00407BFD"/>
    <w:rsid w:val="0041034F"/>
    <w:rsid w:val="004110A2"/>
    <w:rsid w:val="00411CF3"/>
    <w:rsid w:val="00412439"/>
    <w:rsid w:val="0041278E"/>
    <w:rsid w:val="004130C0"/>
    <w:rsid w:val="00414503"/>
    <w:rsid w:val="004147A7"/>
    <w:rsid w:val="00415D07"/>
    <w:rsid w:val="00416164"/>
    <w:rsid w:val="00417F59"/>
    <w:rsid w:val="0042036B"/>
    <w:rsid w:val="0042055F"/>
    <w:rsid w:val="0042087D"/>
    <w:rsid w:val="00420934"/>
    <w:rsid w:val="00421C80"/>
    <w:rsid w:val="00422DA0"/>
    <w:rsid w:val="00424ACE"/>
    <w:rsid w:val="00424ADF"/>
    <w:rsid w:val="0042560B"/>
    <w:rsid w:val="00426E55"/>
    <w:rsid w:val="004304CD"/>
    <w:rsid w:val="0043188A"/>
    <w:rsid w:val="00431CCA"/>
    <w:rsid w:val="00432526"/>
    <w:rsid w:val="00433175"/>
    <w:rsid w:val="00433919"/>
    <w:rsid w:val="004343E4"/>
    <w:rsid w:val="004346D9"/>
    <w:rsid w:val="00434B81"/>
    <w:rsid w:val="004354CF"/>
    <w:rsid w:val="0043577C"/>
    <w:rsid w:val="00435F8D"/>
    <w:rsid w:val="00436747"/>
    <w:rsid w:val="004369B9"/>
    <w:rsid w:val="00436C7D"/>
    <w:rsid w:val="00437F22"/>
    <w:rsid w:val="00440728"/>
    <w:rsid w:val="004412F7"/>
    <w:rsid w:val="00441AC9"/>
    <w:rsid w:val="00441C5C"/>
    <w:rsid w:val="0044218A"/>
    <w:rsid w:val="0044218B"/>
    <w:rsid w:val="004421B5"/>
    <w:rsid w:val="004421E6"/>
    <w:rsid w:val="00444336"/>
    <w:rsid w:val="00444685"/>
    <w:rsid w:val="004465CB"/>
    <w:rsid w:val="004479D6"/>
    <w:rsid w:val="00450258"/>
    <w:rsid w:val="004507B4"/>
    <w:rsid w:val="0045138F"/>
    <w:rsid w:val="0045182E"/>
    <w:rsid w:val="00451BC4"/>
    <w:rsid w:val="0045265D"/>
    <w:rsid w:val="004534CB"/>
    <w:rsid w:val="00455CE3"/>
    <w:rsid w:val="00455F38"/>
    <w:rsid w:val="004568DD"/>
    <w:rsid w:val="0046075D"/>
    <w:rsid w:val="004614BF"/>
    <w:rsid w:val="00461D0B"/>
    <w:rsid w:val="00462D85"/>
    <w:rsid w:val="00462D95"/>
    <w:rsid w:val="00463A5A"/>
    <w:rsid w:val="00463BEE"/>
    <w:rsid w:val="00466995"/>
    <w:rsid w:val="00471D22"/>
    <w:rsid w:val="00473A5A"/>
    <w:rsid w:val="004742CD"/>
    <w:rsid w:val="004747E1"/>
    <w:rsid w:val="004763E6"/>
    <w:rsid w:val="0047702D"/>
    <w:rsid w:val="004773C3"/>
    <w:rsid w:val="00480E5F"/>
    <w:rsid w:val="00481D6C"/>
    <w:rsid w:val="004832D9"/>
    <w:rsid w:val="00484243"/>
    <w:rsid w:val="00486392"/>
    <w:rsid w:val="004878FC"/>
    <w:rsid w:val="00490B99"/>
    <w:rsid w:val="00491478"/>
    <w:rsid w:val="00491880"/>
    <w:rsid w:val="00491DD2"/>
    <w:rsid w:val="00492E84"/>
    <w:rsid w:val="00492F8D"/>
    <w:rsid w:val="00493E86"/>
    <w:rsid w:val="00493EE1"/>
    <w:rsid w:val="00494CA1"/>
    <w:rsid w:val="00494DF5"/>
    <w:rsid w:val="00494F51"/>
    <w:rsid w:val="00495325"/>
    <w:rsid w:val="0049538C"/>
    <w:rsid w:val="00496490"/>
    <w:rsid w:val="004A017E"/>
    <w:rsid w:val="004A0C39"/>
    <w:rsid w:val="004A2155"/>
    <w:rsid w:val="004A2559"/>
    <w:rsid w:val="004A467D"/>
    <w:rsid w:val="004A4DC3"/>
    <w:rsid w:val="004A5D9E"/>
    <w:rsid w:val="004A66C8"/>
    <w:rsid w:val="004B024D"/>
    <w:rsid w:val="004B1747"/>
    <w:rsid w:val="004B2388"/>
    <w:rsid w:val="004B24A2"/>
    <w:rsid w:val="004B2616"/>
    <w:rsid w:val="004B3818"/>
    <w:rsid w:val="004B4890"/>
    <w:rsid w:val="004C035B"/>
    <w:rsid w:val="004C0658"/>
    <w:rsid w:val="004C0DA0"/>
    <w:rsid w:val="004C21A7"/>
    <w:rsid w:val="004C2402"/>
    <w:rsid w:val="004C2C82"/>
    <w:rsid w:val="004C2EC1"/>
    <w:rsid w:val="004C2FA4"/>
    <w:rsid w:val="004C3EA7"/>
    <w:rsid w:val="004C3F85"/>
    <w:rsid w:val="004C485A"/>
    <w:rsid w:val="004C58DB"/>
    <w:rsid w:val="004C5BBB"/>
    <w:rsid w:val="004C5C94"/>
    <w:rsid w:val="004C5E3B"/>
    <w:rsid w:val="004C6EB3"/>
    <w:rsid w:val="004C6EEC"/>
    <w:rsid w:val="004D176D"/>
    <w:rsid w:val="004D25EF"/>
    <w:rsid w:val="004D40A2"/>
    <w:rsid w:val="004D4495"/>
    <w:rsid w:val="004D53A4"/>
    <w:rsid w:val="004D6888"/>
    <w:rsid w:val="004D7223"/>
    <w:rsid w:val="004D7EC3"/>
    <w:rsid w:val="004D7F6A"/>
    <w:rsid w:val="004E0177"/>
    <w:rsid w:val="004E044F"/>
    <w:rsid w:val="004E0FC6"/>
    <w:rsid w:val="004E3135"/>
    <w:rsid w:val="004E3360"/>
    <w:rsid w:val="004E45DA"/>
    <w:rsid w:val="004E61C7"/>
    <w:rsid w:val="004E682B"/>
    <w:rsid w:val="004E73E8"/>
    <w:rsid w:val="004E78FD"/>
    <w:rsid w:val="004E7A9F"/>
    <w:rsid w:val="004E7DD9"/>
    <w:rsid w:val="004F17D3"/>
    <w:rsid w:val="004F3B07"/>
    <w:rsid w:val="004F41A2"/>
    <w:rsid w:val="004F46D7"/>
    <w:rsid w:val="004F4D5F"/>
    <w:rsid w:val="004F5563"/>
    <w:rsid w:val="004F6116"/>
    <w:rsid w:val="004F64E2"/>
    <w:rsid w:val="004F7D74"/>
    <w:rsid w:val="005005E1"/>
    <w:rsid w:val="00500CB3"/>
    <w:rsid w:val="00502C1E"/>
    <w:rsid w:val="00502CD3"/>
    <w:rsid w:val="00503C02"/>
    <w:rsid w:val="00503ED1"/>
    <w:rsid w:val="00504328"/>
    <w:rsid w:val="005045A9"/>
    <w:rsid w:val="00505E5D"/>
    <w:rsid w:val="0050663E"/>
    <w:rsid w:val="005070AD"/>
    <w:rsid w:val="00507698"/>
    <w:rsid w:val="0051023F"/>
    <w:rsid w:val="00511782"/>
    <w:rsid w:val="005118B8"/>
    <w:rsid w:val="00511F23"/>
    <w:rsid w:val="00512B4F"/>
    <w:rsid w:val="00515686"/>
    <w:rsid w:val="00515C3F"/>
    <w:rsid w:val="00516053"/>
    <w:rsid w:val="00517964"/>
    <w:rsid w:val="005208B3"/>
    <w:rsid w:val="0052169F"/>
    <w:rsid w:val="00524F10"/>
    <w:rsid w:val="00525C46"/>
    <w:rsid w:val="00525F20"/>
    <w:rsid w:val="00526182"/>
    <w:rsid w:val="00526F45"/>
    <w:rsid w:val="00526FCB"/>
    <w:rsid w:val="005270B4"/>
    <w:rsid w:val="005317F4"/>
    <w:rsid w:val="00532D6A"/>
    <w:rsid w:val="00532F29"/>
    <w:rsid w:val="00533D40"/>
    <w:rsid w:val="005340AE"/>
    <w:rsid w:val="00534512"/>
    <w:rsid w:val="005350AC"/>
    <w:rsid w:val="00537535"/>
    <w:rsid w:val="00537E5E"/>
    <w:rsid w:val="005400FA"/>
    <w:rsid w:val="005401BD"/>
    <w:rsid w:val="005402B5"/>
    <w:rsid w:val="005407AD"/>
    <w:rsid w:val="00540E04"/>
    <w:rsid w:val="00542ADF"/>
    <w:rsid w:val="00543E9E"/>
    <w:rsid w:val="005441B3"/>
    <w:rsid w:val="00544C8F"/>
    <w:rsid w:val="005462E6"/>
    <w:rsid w:val="0054670A"/>
    <w:rsid w:val="00546DEE"/>
    <w:rsid w:val="005474C8"/>
    <w:rsid w:val="005502E7"/>
    <w:rsid w:val="00550C35"/>
    <w:rsid w:val="00550C9F"/>
    <w:rsid w:val="00551AB4"/>
    <w:rsid w:val="00553270"/>
    <w:rsid w:val="005545D8"/>
    <w:rsid w:val="00554C02"/>
    <w:rsid w:val="00555637"/>
    <w:rsid w:val="00555CE3"/>
    <w:rsid w:val="00556398"/>
    <w:rsid w:val="00556431"/>
    <w:rsid w:val="005564F6"/>
    <w:rsid w:val="005567F6"/>
    <w:rsid w:val="0055687B"/>
    <w:rsid w:val="005603FF"/>
    <w:rsid w:val="005607C7"/>
    <w:rsid w:val="005615B3"/>
    <w:rsid w:val="005617B9"/>
    <w:rsid w:val="00561C50"/>
    <w:rsid w:val="005622AD"/>
    <w:rsid w:val="005644E9"/>
    <w:rsid w:val="005646CB"/>
    <w:rsid w:val="0056572B"/>
    <w:rsid w:val="00565D70"/>
    <w:rsid w:val="00567733"/>
    <w:rsid w:val="00567D2E"/>
    <w:rsid w:val="00570334"/>
    <w:rsid w:val="00570726"/>
    <w:rsid w:val="00571996"/>
    <w:rsid w:val="00571BA6"/>
    <w:rsid w:val="005739D5"/>
    <w:rsid w:val="00573CFF"/>
    <w:rsid w:val="00574C74"/>
    <w:rsid w:val="00575813"/>
    <w:rsid w:val="00577D55"/>
    <w:rsid w:val="00580DBD"/>
    <w:rsid w:val="00580E47"/>
    <w:rsid w:val="005822DE"/>
    <w:rsid w:val="00582AB5"/>
    <w:rsid w:val="00582B1A"/>
    <w:rsid w:val="00582CC1"/>
    <w:rsid w:val="005834BE"/>
    <w:rsid w:val="00583BD1"/>
    <w:rsid w:val="00583F99"/>
    <w:rsid w:val="0058478C"/>
    <w:rsid w:val="00584D6C"/>
    <w:rsid w:val="00585132"/>
    <w:rsid w:val="00585F41"/>
    <w:rsid w:val="005861DF"/>
    <w:rsid w:val="00587031"/>
    <w:rsid w:val="005903FB"/>
    <w:rsid w:val="00590C76"/>
    <w:rsid w:val="0059231F"/>
    <w:rsid w:val="00593582"/>
    <w:rsid w:val="00595766"/>
    <w:rsid w:val="005966E6"/>
    <w:rsid w:val="00596A73"/>
    <w:rsid w:val="005A0DDD"/>
    <w:rsid w:val="005A10AD"/>
    <w:rsid w:val="005A1815"/>
    <w:rsid w:val="005A1C5B"/>
    <w:rsid w:val="005A3471"/>
    <w:rsid w:val="005A4F52"/>
    <w:rsid w:val="005A59D4"/>
    <w:rsid w:val="005A74FB"/>
    <w:rsid w:val="005B154E"/>
    <w:rsid w:val="005B22F2"/>
    <w:rsid w:val="005B2943"/>
    <w:rsid w:val="005B43C8"/>
    <w:rsid w:val="005B45F4"/>
    <w:rsid w:val="005B4BFE"/>
    <w:rsid w:val="005B58F0"/>
    <w:rsid w:val="005B62E2"/>
    <w:rsid w:val="005B6C9C"/>
    <w:rsid w:val="005B73DA"/>
    <w:rsid w:val="005B7B17"/>
    <w:rsid w:val="005B7D69"/>
    <w:rsid w:val="005C0247"/>
    <w:rsid w:val="005C16E1"/>
    <w:rsid w:val="005C2D8F"/>
    <w:rsid w:val="005C4D71"/>
    <w:rsid w:val="005C53D1"/>
    <w:rsid w:val="005C7C01"/>
    <w:rsid w:val="005D06C7"/>
    <w:rsid w:val="005D1FBB"/>
    <w:rsid w:val="005D2898"/>
    <w:rsid w:val="005D28CA"/>
    <w:rsid w:val="005D2C64"/>
    <w:rsid w:val="005D35AD"/>
    <w:rsid w:val="005D4F70"/>
    <w:rsid w:val="005D571D"/>
    <w:rsid w:val="005D653F"/>
    <w:rsid w:val="005D6AEE"/>
    <w:rsid w:val="005D7E74"/>
    <w:rsid w:val="005E0BF7"/>
    <w:rsid w:val="005E192E"/>
    <w:rsid w:val="005E1F02"/>
    <w:rsid w:val="005E3A2D"/>
    <w:rsid w:val="005E50C3"/>
    <w:rsid w:val="005E5929"/>
    <w:rsid w:val="005E69B1"/>
    <w:rsid w:val="005E6A76"/>
    <w:rsid w:val="005E722A"/>
    <w:rsid w:val="005E7E82"/>
    <w:rsid w:val="005E7FFD"/>
    <w:rsid w:val="005F0161"/>
    <w:rsid w:val="005F08FC"/>
    <w:rsid w:val="005F0CAA"/>
    <w:rsid w:val="005F1576"/>
    <w:rsid w:val="005F1A22"/>
    <w:rsid w:val="005F25A3"/>
    <w:rsid w:val="005F262F"/>
    <w:rsid w:val="005F2817"/>
    <w:rsid w:val="005F381D"/>
    <w:rsid w:val="005F5787"/>
    <w:rsid w:val="005F57E7"/>
    <w:rsid w:val="005F5DC8"/>
    <w:rsid w:val="005F6598"/>
    <w:rsid w:val="005F6BED"/>
    <w:rsid w:val="005F7814"/>
    <w:rsid w:val="005F7BC8"/>
    <w:rsid w:val="00600363"/>
    <w:rsid w:val="00600710"/>
    <w:rsid w:val="006021EB"/>
    <w:rsid w:val="0060222E"/>
    <w:rsid w:val="006034F9"/>
    <w:rsid w:val="006079FC"/>
    <w:rsid w:val="00607CCD"/>
    <w:rsid w:val="00607D29"/>
    <w:rsid w:val="00611173"/>
    <w:rsid w:val="00611396"/>
    <w:rsid w:val="006116BE"/>
    <w:rsid w:val="00612AFF"/>
    <w:rsid w:val="00612E3B"/>
    <w:rsid w:val="0061342B"/>
    <w:rsid w:val="00614844"/>
    <w:rsid w:val="006176EF"/>
    <w:rsid w:val="00617EC2"/>
    <w:rsid w:val="00617F54"/>
    <w:rsid w:val="00620714"/>
    <w:rsid w:val="00621C76"/>
    <w:rsid w:val="0062245B"/>
    <w:rsid w:val="00623581"/>
    <w:rsid w:val="00623F47"/>
    <w:rsid w:val="00624AA2"/>
    <w:rsid w:val="00625DA8"/>
    <w:rsid w:val="00626449"/>
    <w:rsid w:val="006303B0"/>
    <w:rsid w:val="00631945"/>
    <w:rsid w:val="00632E39"/>
    <w:rsid w:val="00633A55"/>
    <w:rsid w:val="00634670"/>
    <w:rsid w:val="00635969"/>
    <w:rsid w:val="00635B39"/>
    <w:rsid w:val="00636C51"/>
    <w:rsid w:val="00637D9D"/>
    <w:rsid w:val="00641597"/>
    <w:rsid w:val="006424EA"/>
    <w:rsid w:val="00642AEA"/>
    <w:rsid w:val="00642DD5"/>
    <w:rsid w:val="00642EB5"/>
    <w:rsid w:val="00643137"/>
    <w:rsid w:val="0064320B"/>
    <w:rsid w:val="00643337"/>
    <w:rsid w:val="00643B30"/>
    <w:rsid w:val="00644514"/>
    <w:rsid w:val="00644AA8"/>
    <w:rsid w:val="00650136"/>
    <w:rsid w:val="00651102"/>
    <w:rsid w:val="00654517"/>
    <w:rsid w:val="006547D1"/>
    <w:rsid w:val="00656169"/>
    <w:rsid w:val="00656747"/>
    <w:rsid w:val="006575B7"/>
    <w:rsid w:val="0066146F"/>
    <w:rsid w:val="00662D14"/>
    <w:rsid w:val="006637E0"/>
    <w:rsid w:val="0066382A"/>
    <w:rsid w:val="00663C58"/>
    <w:rsid w:val="006645AD"/>
    <w:rsid w:val="00664A1D"/>
    <w:rsid w:val="00667052"/>
    <w:rsid w:val="0066780E"/>
    <w:rsid w:val="0067040F"/>
    <w:rsid w:val="00671D06"/>
    <w:rsid w:val="006720F0"/>
    <w:rsid w:val="00673305"/>
    <w:rsid w:val="00673377"/>
    <w:rsid w:val="00673CC6"/>
    <w:rsid w:val="006746FB"/>
    <w:rsid w:val="00674B73"/>
    <w:rsid w:val="006753B2"/>
    <w:rsid w:val="00675672"/>
    <w:rsid w:val="00676FA9"/>
    <w:rsid w:val="006778D1"/>
    <w:rsid w:val="00677C41"/>
    <w:rsid w:val="006809B2"/>
    <w:rsid w:val="00681A51"/>
    <w:rsid w:val="00681B22"/>
    <w:rsid w:val="006830F9"/>
    <w:rsid w:val="0068400D"/>
    <w:rsid w:val="00684111"/>
    <w:rsid w:val="0068435B"/>
    <w:rsid w:val="00684A64"/>
    <w:rsid w:val="00684D3F"/>
    <w:rsid w:val="00685868"/>
    <w:rsid w:val="006862CB"/>
    <w:rsid w:val="00686D73"/>
    <w:rsid w:val="0068749B"/>
    <w:rsid w:val="00690295"/>
    <w:rsid w:val="00691D1B"/>
    <w:rsid w:val="006927F5"/>
    <w:rsid w:val="00693B8C"/>
    <w:rsid w:val="00693C23"/>
    <w:rsid w:val="006942D9"/>
    <w:rsid w:val="006942DF"/>
    <w:rsid w:val="00695783"/>
    <w:rsid w:val="006960C9"/>
    <w:rsid w:val="00697DAB"/>
    <w:rsid w:val="00697DDA"/>
    <w:rsid w:val="006A00E4"/>
    <w:rsid w:val="006A0496"/>
    <w:rsid w:val="006A1E67"/>
    <w:rsid w:val="006A2C6E"/>
    <w:rsid w:val="006A5EFC"/>
    <w:rsid w:val="006A60F7"/>
    <w:rsid w:val="006A62AD"/>
    <w:rsid w:val="006A6B37"/>
    <w:rsid w:val="006A6C53"/>
    <w:rsid w:val="006B0161"/>
    <w:rsid w:val="006B0880"/>
    <w:rsid w:val="006B08A4"/>
    <w:rsid w:val="006B1000"/>
    <w:rsid w:val="006B1ECA"/>
    <w:rsid w:val="006B2995"/>
    <w:rsid w:val="006B34A9"/>
    <w:rsid w:val="006B4994"/>
    <w:rsid w:val="006B5971"/>
    <w:rsid w:val="006B6037"/>
    <w:rsid w:val="006B6160"/>
    <w:rsid w:val="006B6252"/>
    <w:rsid w:val="006B636D"/>
    <w:rsid w:val="006B6BA6"/>
    <w:rsid w:val="006B6EC8"/>
    <w:rsid w:val="006B785D"/>
    <w:rsid w:val="006C072C"/>
    <w:rsid w:val="006C087D"/>
    <w:rsid w:val="006C1E99"/>
    <w:rsid w:val="006C2324"/>
    <w:rsid w:val="006C3F4B"/>
    <w:rsid w:val="006C4444"/>
    <w:rsid w:val="006C4DD5"/>
    <w:rsid w:val="006C5203"/>
    <w:rsid w:val="006C56B8"/>
    <w:rsid w:val="006C5C94"/>
    <w:rsid w:val="006C6708"/>
    <w:rsid w:val="006C6E3C"/>
    <w:rsid w:val="006C732F"/>
    <w:rsid w:val="006C7426"/>
    <w:rsid w:val="006C7C94"/>
    <w:rsid w:val="006D01A2"/>
    <w:rsid w:val="006D01AC"/>
    <w:rsid w:val="006D1389"/>
    <w:rsid w:val="006D178C"/>
    <w:rsid w:val="006D23C3"/>
    <w:rsid w:val="006D3E7C"/>
    <w:rsid w:val="006D4936"/>
    <w:rsid w:val="006D4AB3"/>
    <w:rsid w:val="006D5948"/>
    <w:rsid w:val="006D596C"/>
    <w:rsid w:val="006D6150"/>
    <w:rsid w:val="006D65C1"/>
    <w:rsid w:val="006D689E"/>
    <w:rsid w:val="006D6C9C"/>
    <w:rsid w:val="006D78C1"/>
    <w:rsid w:val="006E01EA"/>
    <w:rsid w:val="006E033C"/>
    <w:rsid w:val="006E0C22"/>
    <w:rsid w:val="006E1421"/>
    <w:rsid w:val="006E19E4"/>
    <w:rsid w:val="006E2268"/>
    <w:rsid w:val="006E2D83"/>
    <w:rsid w:val="006E4336"/>
    <w:rsid w:val="006E47A7"/>
    <w:rsid w:val="006E5344"/>
    <w:rsid w:val="006E561B"/>
    <w:rsid w:val="006E5C14"/>
    <w:rsid w:val="006E617D"/>
    <w:rsid w:val="006E6578"/>
    <w:rsid w:val="006E68DA"/>
    <w:rsid w:val="006E78F0"/>
    <w:rsid w:val="006E7D0D"/>
    <w:rsid w:val="006E7D7C"/>
    <w:rsid w:val="006F070D"/>
    <w:rsid w:val="006F1FD5"/>
    <w:rsid w:val="006F28CA"/>
    <w:rsid w:val="006F2FDB"/>
    <w:rsid w:val="006F3856"/>
    <w:rsid w:val="006F4604"/>
    <w:rsid w:val="006F4B23"/>
    <w:rsid w:val="006F5193"/>
    <w:rsid w:val="006F5987"/>
    <w:rsid w:val="006F5D77"/>
    <w:rsid w:val="006F6DC0"/>
    <w:rsid w:val="006F6F1D"/>
    <w:rsid w:val="0070176D"/>
    <w:rsid w:val="00702F82"/>
    <w:rsid w:val="00703529"/>
    <w:rsid w:val="00704957"/>
    <w:rsid w:val="0070581E"/>
    <w:rsid w:val="00705D65"/>
    <w:rsid w:val="00706C93"/>
    <w:rsid w:val="0070713E"/>
    <w:rsid w:val="00707145"/>
    <w:rsid w:val="007071B3"/>
    <w:rsid w:val="00707776"/>
    <w:rsid w:val="00707DF8"/>
    <w:rsid w:val="00707E95"/>
    <w:rsid w:val="0071055F"/>
    <w:rsid w:val="0071114A"/>
    <w:rsid w:val="00713C95"/>
    <w:rsid w:val="00714DAD"/>
    <w:rsid w:val="00714F2F"/>
    <w:rsid w:val="0071578E"/>
    <w:rsid w:val="007158EE"/>
    <w:rsid w:val="0071627A"/>
    <w:rsid w:val="00716BD2"/>
    <w:rsid w:val="00717366"/>
    <w:rsid w:val="00717870"/>
    <w:rsid w:val="00720AA0"/>
    <w:rsid w:val="00721202"/>
    <w:rsid w:val="00721766"/>
    <w:rsid w:val="007218F5"/>
    <w:rsid w:val="00721CFC"/>
    <w:rsid w:val="00722FB2"/>
    <w:rsid w:val="007235D3"/>
    <w:rsid w:val="00723B2A"/>
    <w:rsid w:val="0072454B"/>
    <w:rsid w:val="007255AE"/>
    <w:rsid w:val="00725B3D"/>
    <w:rsid w:val="0072647D"/>
    <w:rsid w:val="00726A39"/>
    <w:rsid w:val="0072782F"/>
    <w:rsid w:val="00730B47"/>
    <w:rsid w:val="007331B3"/>
    <w:rsid w:val="007344A1"/>
    <w:rsid w:val="007370BC"/>
    <w:rsid w:val="007373A7"/>
    <w:rsid w:val="00737C90"/>
    <w:rsid w:val="00737F2B"/>
    <w:rsid w:val="0074030D"/>
    <w:rsid w:val="00740A2D"/>
    <w:rsid w:val="00741979"/>
    <w:rsid w:val="00741F22"/>
    <w:rsid w:val="00744CE3"/>
    <w:rsid w:val="00744D6B"/>
    <w:rsid w:val="007452D2"/>
    <w:rsid w:val="007460EC"/>
    <w:rsid w:val="00750FEF"/>
    <w:rsid w:val="007510D7"/>
    <w:rsid w:val="00751D91"/>
    <w:rsid w:val="00753837"/>
    <w:rsid w:val="00754C08"/>
    <w:rsid w:val="00754CBA"/>
    <w:rsid w:val="00756848"/>
    <w:rsid w:val="00757879"/>
    <w:rsid w:val="00757B4D"/>
    <w:rsid w:val="00761056"/>
    <w:rsid w:val="00761410"/>
    <w:rsid w:val="007614BE"/>
    <w:rsid w:val="007621D5"/>
    <w:rsid w:val="0076252D"/>
    <w:rsid w:val="00762674"/>
    <w:rsid w:val="007633E9"/>
    <w:rsid w:val="00764270"/>
    <w:rsid w:val="0076457F"/>
    <w:rsid w:val="0076475C"/>
    <w:rsid w:val="00765C6D"/>
    <w:rsid w:val="007665DE"/>
    <w:rsid w:val="00767182"/>
    <w:rsid w:val="00767866"/>
    <w:rsid w:val="00767EB6"/>
    <w:rsid w:val="00770279"/>
    <w:rsid w:val="0077096C"/>
    <w:rsid w:val="00771D5B"/>
    <w:rsid w:val="00772499"/>
    <w:rsid w:val="007737A2"/>
    <w:rsid w:val="00773978"/>
    <w:rsid w:val="007746BF"/>
    <w:rsid w:val="007747D3"/>
    <w:rsid w:val="007749C6"/>
    <w:rsid w:val="00774C85"/>
    <w:rsid w:val="0077553A"/>
    <w:rsid w:val="007757D1"/>
    <w:rsid w:val="007762FD"/>
    <w:rsid w:val="00776B0D"/>
    <w:rsid w:val="00777C94"/>
    <w:rsid w:val="00777E8F"/>
    <w:rsid w:val="00780D06"/>
    <w:rsid w:val="00781D83"/>
    <w:rsid w:val="00782319"/>
    <w:rsid w:val="0078239D"/>
    <w:rsid w:val="0078243C"/>
    <w:rsid w:val="0078247F"/>
    <w:rsid w:val="00782A09"/>
    <w:rsid w:val="00783E2D"/>
    <w:rsid w:val="007845E7"/>
    <w:rsid w:val="0078644D"/>
    <w:rsid w:val="00786928"/>
    <w:rsid w:val="0078723E"/>
    <w:rsid w:val="007872A7"/>
    <w:rsid w:val="00787A2A"/>
    <w:rsid w:val="00787A3D"/>
    <w:rsid w:val="00787F07"/>
    <w:rsid w:val="00787F6C"/>
    <w:rsid w:val="00790165"/>
    <w:rsid w:val="00790C31"/>
    <w:rsid w:val="00790E13"/>
    <w:rsid w:val="007925D5"/>
    <w:rsid w:val="00792C07"/>
    <w:rsid w:val="0079456A"/>
    <w:rsid w:val="00794612"/>
    <w:rsid w:val="00794E0D"/>
    <w:rsid w:val="007973B4"/>
    <w:rsid w:val="007A1D48"/>
    <w:rsid w:val="007A33E4"/>
    <w:rsid w:val="007A5FB8"/>
    <w:rsid w:val="007A7A32"/>
    <w:rsid w:val="007B41C1"/>
    <w:rsid w:val="007B5901"/>
    <w:rsid w:val="007B5C04"/>
    <w:rsid w:val="007B5CCF"/>
    <w:rsid w:val="007B64B6"/>
    <w:rsid w:val="007B70E9"/>
    <w:rsid w:val="007B7AD8"/>
    <w:rsid w:val="007C0E2A"/>
    <w:rsid w:val="007C13EF"/>
    <w:rsid w:val="007C18BB"/>
    <w:rsid w:val="007C39FB"/>
    <w:rsid w:val="007C3C15"/>
    <w:rsid w:val="007C5490"/>
    <w:rsid w:val="007C55C0"/>
    <w:rsid w:val="007C5639"/>
    <w:rsid w:val="007C6488"/>
    <w:rsid w:val="007C68E3"/>
    <w:rsid w:val="007C69FF"/>
    <w:rsid w:val="007C73A4"/>
    <w:rsid w:val="007C74A3"/>
    <w:rsid w:val="007D145E"/>
    <w:rsid w:val="007D2CAC"/>
    <w:rsid w:val="007D530F"/>
    <w:rsid w:val="007D66F2"/>
    <w:rsid w:val="007D7017"/>
    <w:rsid w:val="007D72B8"/>
    <w:rsid w:val="007D7D72"/>
    <w:rsid w:val="007D7F6E"/>
    <w:rsid w:val="007E00EE"/>
    <w:rsid w:val="007E069F"/>
    <w:rsid w:val="007E0D0B"/>
    <w:rsid w:val="007E1859"/>
    <w:rsid w:val="007E1C93"/>
    <w:rsid w:val="007E281B"/>
    <w:rsid w:val="007E4AA1"/>
    <w:rsid w:val="007E5AAF"/>
    <w:rsid w:val="007E6237"/>
    <w:rsid w:val="007E6D38"/>
    <w:rsid w:val="007F00D8"/>
    <w:rsid w:val="007F0225"/>
    <w:rsid w:val="007F1317"/>
    <w:rsid w:val="007F14BA"/>
    <w:rsid w:val="007F193E"/>
    <w:rsid w:val="007F309D"/>
    <w:rsid w:val="007F47D4"/>
    <w:rsid w:val="007F4CBE"/>
    <w:rsid w:val="007F4ED6"/>
    <w:rsid w:val="007F5ACB"/>
    <w:rsid w:val="007F6100"/>
    <w:rsid w:val="007F6D25"/>
    <w:rsid w:val="007F74C6"/>
    <w:rsid w:val="007F76AA"/>
    <w:rsid w:val="00800035"/>
    <w:rsid w:val="00802421"/>
    <w:rsid w:val="008026CD"/>
    <w:rsid w:val="0080454D"/>
    <w:rsid w:val="0080544B"/>
    <w:rsid w:val="008055BC"/>
    <w:rsid w:val="00805CEE"/>
    <w:rsid w:val="0080642E"/>
    <w:rsid w:val="008074B6"/>
    <w:rsid w:val="00807E70"/>
    <w:rsid w:val="00810D23"/>
    <w:rsid w:val="00811649"/>
    <w:rsid w:val="008117F9"/>
    <w:rsid w:val="00811D73"/>
    <w:rsid w:val="008121F3"/>
    <w:rsid w:val="008132DD"/>
    <w:rsid w:val="0081359C"/>
    <w:rsid w:val="00814FD2"/>
    <w:rsid w:val="00816DEE"/>
    <w:rsid w:val="00817017"/>
    <w:rsid w:val="008179EA"/>
    <w:rsid w:val="00820F05"/>
    <w:rsid w:val="00821076"/>
    <w:rsid w:val="00821E8E"/>
    <w:rsid w:val="00822562"/>
    <w:rsid w:val="00823059"/>
    <w:rsid w:val="008237FD"/>
    <w:rsid w:val="0082525A"/>
    <w:rsid w:val="00825496"/>
    <w:rsid w:val="008268D9"/>
    <w:rsid w:val="0082691F"/>
    <w:rsid w:val="00826DAE"/>
    <w:rsid w:val="0082723C"/>
    <w:rsid w:val="008277DD"/>
    <w:rsid w:val="00831359"/>
    <w:rsid w:val="0083241D"/>
    <w:rsid w:val="00832789"/>
    <w:rsid w:val="00832FA3"/>
    <w:rsid w:val="008332AD"/>
    <w:rsid w:val="00833962"/>
    <w:rsid w:val="0083456A"/>
    <w:rsid w:val="008353A4"/>
    <w:rsid w:val="00836ACA"/>
    <w:rsid w:val="00840E60"/>
    <w:rsid w:val="008411F1"/>
    <w:rsid w:val="008449A3"/>
    <w:rsid w:val="00845A03"/>
    <w:rsid w:val="00845A52"/>
    <w:rsid w:val="00846B7E"/>
    <w:rsid w:val="0085014B"/>
    <w:rsid w:val="008501CC"/>
    <w:rsid w:val="00852784"/>
    <w:rsid w:val="00853140"/>
    <w:rsid w:val="008534A6"/>
    <w:rsid w:val="0085431B"/>
    <w:rsid w:val="00854ABF"/>
    <w:rsid w:val="008557AB"/>
    <w:rsid w:val="00855812"/>
    <w:rsid w:val="00857723"/>
    <w:rsid w:val="00857938"/>
    <w:rsid w:val="00861439"/>
    <w:rsid w:val="008617B0"/>
    <w:rsid w:val="00861D16"/>
    <w:rsid w:val="00862430"/>
    <w:rsid w:val="00862757"/>
    <w:rsid w:val="00863442"/>
    <w:rsid w:val="00863D23"/>
    <w:rsid w:val="008652BD"/>
    <w:rsid w:val="0086567D"/>
    <w:rsid w:val="008666BA"/>
    <w:rsid w:val="0086747A"/>
    <w:rsid w:val="00870E26"/>
    <w:rsid w:val="00870EDB"/>
    <w:rsid w:val="008717FC"/>
    <w:rsid w:val="00872AF9"/>
    <w:rsid w:val="00872C45"/>
    <w:rsid w:val="00874826"/>
    <w:rsid w:val="00874B0F"/>
    <w:rsid w:val="0087510F"/>
    <w:rsid w:val="00875601"/>
    <w:rsid w:val="00875DF8"/>
    <w:rsid w:val="00880323"/>
    <w:rsid w:val="008808EB"/>
    <w:rsid w:val="0088115A"/>
    <w:rsid w:val="00881223"/>
    <w:rsid w:val="008817B1"/>
    <w:rsid w:val="00881EB3"/>
    <w:rsid w:val="00881FE4"/>
    <w:rsid w:val="00882087"/>
    <w:rsid w:val="00882933"/>
    <w:rsid w:val="00883F5E"/>
    <w:rsid w:val="00884082"/>
    <w:rsid w:val="008844BA"/>
    <w:rsid w:val="00884DAE"/>
    <w:rsid w:val="0088513B"/>
    <w:rsid w:val="0088615A"/>
    <w:rsid w:val="0088648A"/>
    <w:rsid w:val="00886C5B"/>
    <w:rsid w:val="00886D04"/>
    <w:rsid w:val="0088715A"/>
    <w:rsid w:val="00887600"/>
    <w:rsid w:val="00887C14"/>
    <w:rsid w:val="00887CC3"/>
    <w:rsid w:val="00891226"/>
    <w:rsid w:val="00891BF4"/>
    <w:rsid w:val="008921A1"/>
    <w:rsid w:val="00892359"/>
    <w:rsid w:val="008927ED"/>
    <w:rsid w:val="00893365"/>
    <w:rsid w:val="00893A87"/>
    <w:rsid w:val="00893B6A"/>
    <w:rsid w:val="0089534E"/>
    <w:rsid w:val="008962D5"/>
    <w:rsid w:val="00896535"/>
    <w:rsid w:val="00896E1D"/>
    <w:rsid w:val="008A01B6"/>
    <w:rsid w:val="008A0B3D"/>
    <w:rsid w:val="008A1814"/>
    <w:rsid w:val="008A2AA5"/>
    <w:rsid w:val="008A3015"/>
    <w:rsid w:val="008A3A52"/>
    <w:rsid w:val="008A4A69"/>
    <w:rsid w:val="008A4B63"/>
    <w:rsid w:val="008A4D6D"/>
    <w:rsid w:val="008A6F36"/>
    <w:rsid w:val="008A7F59"/>
    <w:rsid w:val="008B0596"/>
    <w:rsid w:val="008B193A"/>
    <w:rsid w:val="008B1A99"/>
    <w:rsid w:val="008B1B7F"/>
    <w:rsid w:val="008B20A1"/>
    <w:rsid w:val="008B217C"/>
    <w:rsid w:val="008B33AF"/>
    <w:rsid w:val="008B3864"/>
    <w:rsid w:val="008B40B5"/>
    <w:rsid w:val="008B4181"/>
    <w:rsid w:val="008B45AA"/>
    <w:rsid w:val="008B4B8F"/>
    <w:rsid w:val="008B70A9"/>
    <w:rsid w:val="008C00A1"/>
    <w:rsid w:val="008C0E84"/>
    <w:rsid w:val="008C2ED6"/>
    <w:rsid w:val="008C3876"/>
    <w:rsid w:val="008C43EF"/>
    <w:rsid w:val="008C592C"/>
    <w:rsid w:val="008C5D19"/>
    <w:rsid w:val="008C66BF"/>
    <w:rsid w:val="008C6F76"/>
    <w:rsid w:val="008C72FE"/>
    <w:rsid w:val="008C7474"/>
    <w:rsid w:val="008C7D6C"/>
    <w:rsid w:val="008D1C2C"/>
    <w:rsid w:val="008D4403"/>
    <w:rsid w:val="008D4833"/>
    <w:rsid w:val="008D5041"/>
    <w:rsid w:val="008D5DF6"/>
    <w:rsid w:val="008D5E02"/>
    <w:rsid w:val="008D5F5D"/>
    <w:rsid w:val="008D6BCB"/>
    <w:rsid w:val="008D6EB3"/>
    <w:rsid w:val="008D7B7C"/>
    <w:rsid w:val="008E0E00"/>
    <w:rsid w:val="008E19E1"/>
    <w:rsid w:val="008E2339"/>
    <w:rsid w:val="008E27C7"/>
    <w:rsid w:val="008E2A10"/>
    <w:rsid w:val="008E40C7"/>
    <w:rsid w:val="008E40D0"/>
    <w:rsid w:val="008E4321"/>
    <w:rsid w:val="008E4952"/>
    <w:rsid w:val="008E4A68"/>
    <w:rsid w:val="008E582F"/>
    <w:rsid w:val="008E633B"/>
    <w:rsid w:val="008E6578"/>
    <w:rsid w:val="008E66A4"/>
    <w:rsid w:val="008E73D0"/>
    <w:rsid w:val="008F1226"/>
    <w:rsid w:val="008F1A09"/>
    <w:rsid w:val="008F1EEE"/>
    <w:rsid w:val="008F36C6"/>
    <w:rsid w:val="008F3850"/>
    <w:rsid w:val="008F3C29"/>
    <w:rsid w:val="008F47CD"/>
    <w:rsid w:val="008F630F"/>
    <w:rsid w:val="008F66B0"/>
    <w:rsid w:val="008F6CCB"/>
    <w:rsid w:val="008F71A7"/>
    <w:rsid w:val="00900EEE"/>
    <w:rsid w:val="00902D49"/>
    <w:rsid w:val="009039E7"/>
    <w:rsid w:val="009046AC"/>
    <w:rsid w:val="00904E3C"/>
    <w:rsid w:val="00905648"/>
    <w:rsid w:val="0090565D"/>
    <w:rsid w:val="00905736"/>
    <w:rsid w:val="00907A27"/>
    <w:rsid w:val="00910B00"/>
    <w:rsid w:val="009121A0"/>
    <w:rsid w:val="009126AE"/>
    <w:rsid w:val="00912C25"/>
    <w:rsid w:val="00913673"/>
    <w:rsid w:val="00913BA9"/>
    <w:rsid w:val="009152BA"/>
    <w:rsid w:val="00915390"/>
    <w:rsid w:val="00916002"/>
    <w:rsid w:val="00920097"/>
    <w:rsid w:val="0092086E"/>
    <w:rsid w:val="00920D2F"/>
    <w:rsid w:val="00921066"/>
    <w:rsid w:val="0092195E"/>
    <w:rsid w:val="0092296F"/>
    <w:rsid w:val="009230C5"/>
    <w:rsid w:val="009238F0"/>
    <w:rsid w:val="00923B61"/>
    <w:rsid w:val="009248C5"/>
    <w:rsid w:val="00925158"/>
    <w:rsid w:val="00926F67"/>
    <w:rsid w:val="00927DC1"/>
    <w:rsid w:val="00930996"/>
    <w:rsid w:val="00931A61"/>
    <w:rsid w:val="00931BDA"/>
    <w:rsid w:val="00934C5C"/>
    <w:rsid w:val="009357F3"/>
    <w:rsid w:val="009360EE"/>
    <w:rsid w:val="00936776"/>
    <w:rsid w:val="00936851"/>
    <w:rsid w:val="00936CB7"/>
    <w:rsid w:val="00940022"/>
    <w:rsid w:val="009402B2"/>
    <w:rsid w:val="00940E04"/>
    <w:rsid w:val="00940E4C"/>
    <w:rsid w:val="0094105D"/>
    <w:rsid w:val="00941543"/>
    <w:rsid w:val="00941A29"/>
    <w:rsid w:val="00942939"/>
    <w:rsid w:val="00943BC1"/>
    <w:rsid w:val="009445C8"/>
    <w:rsid w:val="009504EC"/>
    <w:rsid w:val="009508BD"/>
    <w:rsid w:val="009537C6"/>
    <w:rsid w:val="00954065"/>
    <w:rsid w:val="009554D9"/>
    <w:rsid w:val="00956142"/>
    <w:rsid w:val="009562B6"/>
    <w:rsid w:val="009606CD"/>
    <w:rsid w:val="0096108A"/>
    <w:rsid w:val="00963BE2"/>
    <w:rsid w:val="00963DE4"/>
    <w:rsid w:val="00964133"/>
    <w:rsid w:val="009643B9"/>
    <w:rsid w:val="00964AC1"/>
    <w:rsid w:val="009656CF"/>
    <w:rsid w:val="009665E7"/>
    <w:rsid w:val="0096737D"/>
    <w:rsid w:val="009673D3"/>
    <w:rsid w:val="00967E3B"/>
    <w:rsid w:val="00970E4C"/>
    <w:rsid w:val="009719D0"/>
    <w:rsid w:val="009721AC"/>
    <w:rsid w:val="00972396"/>
    <w:rsid w:val="009741D1"/>
    <w:rsid w:val="00975270"/>
    <w:rsid w:val="00976F74"/>
    <w:rsid w:val="0097732E"/>
    <w:rsid w:val="00977BA0"/>
    <w:rsid w:val="00977E11"/>
    <w:rsid w:val="009803D2"/>
    <w:rsid w:val="0098081D"/>
    <w:rsid w:val="0098165C"/>
    <w:rsid w:val="00981913"/>
    <w:rsid w:val="009824EE"/>
    <w:rsid w:val="00983517"/>
    <w:rsid w:val="00983664"/>
    <w:rsid w:val="00983CEC"/>
    <w:rsid w:val="009853E0"/>
    <w:rsid w:val="00985925"/>
    <w:rsid w:val="009870A4"/>
    <w:rsid w:val="009874C1"/>
    <w:rsid w:val="00990160"/>
    <w:rsid w:val="0099114B"/>
    <w:rsid w:val="0099124E"/>
    <w:rsid w:val="00991CCB"/>
    <w:rsid w:val="00991EFB"/>
    <w:rsid w:val="009922F6"/>
    <w:rsid w:val="00992417"/>
    <w:rsid w:val="00992F55"/>
    <w:rsid w:val="00994518"/>
    <w:rsid w:val="0099481F"/>
    <w:rsid w:val="00994946"/>
    <w:rsid w:val="00994A95"/>
    <w:rsid w:val="00995101"/>
    <w:rsid w:val="00995536"/>
    <w:rsid w:val="00995AFA"/>
    <w:rsid w:val="0099626B"/>
    <w:rsid w:val="009963DB"/>
    <w:rsid w:val="00996831"/>
    <w:rsid w:val="00996D22"/>
    <w:rsid w:val="009976E0"/>
    <w:rsid w:val="00997995"/>
    <w:rsid w:val="00997C60"/>
    <w:rsid w:val="00997D47"/>
    <w:rsid w:val="009A015F"/>
    <w:rsid w:val="009A01EF"/>
    <w:rsid w:val="009A13B0"/>
    <w:rsid w:val="009A1ED7"/>
    <w:rsid w:val="009A1FC4"/>
    <w:rsid w:val="009A21CC"/>
    <w:rsid w:val="009A267B"/>
    <w:rsid w:val="009A4B47"/>
    <w:rsid w:val="009A5DE2"/>
    <w:rsid w:val="009A66C6"/>
    <w:rsid w:val="009A704E"/>
    <w:rsid w:val="009A7565"/>
    <w:rsid w:val="009A7D13"/>
    <w:rsid w:val="009B0685"/>
    <w:rsid w:val="009B0B8F"/>
    <w:rsid w:val="009B2874"/>
    <w:rsid w:val="009B382D"/>
    <w:rsid w:val="009B388F"/>
    <w:rsid w:val="009B3B33"/>
    <w:rsid w:val="009B3F5C"/>
    <w:rsid w:val="009B458F"/>
    <w:rsid w:val="009B4C5F"/>
    <w:rsid w:val="009B50C1"/>
    <w:rsid w:val="009B5442"/>
    <w:rsid w:val="009B5A46"/>
    <w:rsid w:val="009B5C9B"/>
    <w:rsid w:val="009B612C"/>
    <w:rsid w:val="009B7211"/>
    <w:rsid w:val="009B74F3"/>
    <w:rsid w:val="009B764F"/>
    <w:rsid w:val="009B7753"/>
    <w:rsid w:val="009B77ED"/>
    <w:rsid w:val="009C011E"/>
    <w:rsid w:val="009C0C53"/>
    <w:rsid w:val="009C1756"/>
    <w:rsid w:val="009C1C10"/>
    <w:rsid w:val="009C1E04"/>
    <w:rsid w:val="009C2132"/>
    <w:rsid w:val="009C4062"/>
    <w:rsid w:val="009C5D99"/>
    <w:rsid w:val="009C5DCF"/>
    <w:rsid w:val="009C7842"/>
    <w:rsid w:val="009D05B1"/>
    <w:rsid w:val="009D1066"/>
    <w:rsid w:val="009D1D7B"/>
    <w:rsid w:val="009D205E"/>
    <w:rsid w:val="009D33E5"/>
    <w:rsid w:val="009D36AA"/>
    <w:rsid w:val="009D3C73"/>
    <w:rsid w:val="009D4D06"/>
    <w:rsid w:val="009D6B75"/>
    <w:rsid w:val="009D6D39"/>
    <w:rsid w:val="009D6D7C"/>
    <w:rsid w:val="009D6FF8"/>
    <w:rsid w:val="009D72D7"/>
    <w:rsid w:val="009D7A3E"/>
    <w:rsid w:val="009E0079"/>
    <w:rsid w:val="009E00AA"/>
    <w:rsid w:val="009E0206"/>
    <w:rsid w:val="009E1BD6"/>
    <w:rsid w:val="009E1DFB"/>
    <w:rsid w:val="009E2B80"/>
    <w:rsid w:val="009E3C91"/>
    <w:rsid w:val="009E571C"/>
    <w:rsid w:val="009E6483"/>
    <w:rsid w:val="009E76AB"/>
    <w:rsid w:val="009F0FE6"/>
    <w:rsid w:val="009F137B"/>
    <w:rsid w:val="009F1DFA"/>
    <w:rsid w:val="009F2E5B"/>
    <w:rsid w:val="009F2F87"/>
    <w:rsid w:val="009F3706"/>
    <w:rsid w:val="009F3A66"/>
    <w:rsid w:val="009F40D4"/>
    <w:rsid w:val="009F4207"/>
    <w:rsid w:val="009F5192"/>
    <w:rsid w:val="009F5F33"/>
    <w:rsid w:val="009F66FC"/>
    <w:rsid w:val="00A008F0"/>
    <w:rsid w:val="00A012C3"/>
    <w:rsid w:val="00A01A29"/>
    <w:rsid w:val="00A0252B"/>
    <w:rsid w:val="00A03AC0"/>
    <w:rsid w:val="00A04BE8"/>
    <w:rsid w:val="00A0522F"/>
    <w:rsid w:val="00A05239"/>
    <w:rsid w:val="00A0579D"/>
    <w:rsid w:val="00A05CA0"/>
    <w:rsid w:val="00A06B49"/>
    <w:rsid w:val="00A07E6F"/>
    <w:rsid w:val="00A1018B"/>
    <w:rsid w:val="00A104B9"/>
    <w:rsid w:val="00A10A74"/>
    <w:rsid w:val="00A11EA1"/>
    <w:rsid w:val="00A1204A"/>
    <w:rsid w:val="00A13908"/>
    <w:rsid w:val="00A13B6B"/>
    <w:rsid w:val="00A14300"/>
    <w:rsid w:val="00A1490D"/>
    <w:rsid w:val="00A14D33"/>
    <w:rsid w:val="00A16710"/>
    <w:rsid w:val="00A2000B"/>
    <w:rsid w:val="00A20110"/>
    <w:rsid w:val="00A2044B"/>
    <w:rsid w:val="00A205E4"/>
    <w:rsid w:val="00A20D93"/>
    <w:rsid w:val="00A20EB3"/>
    <w:rsid w:val="00A214ED"/>
    <w:rsid w:val="00A22463"/>
    <w:rsid w:val="00A22672"/>
    <w:rsid w:val="00A22B5B"/>
    <w:rsid w:val="00A230CC"/>
    <w:rsid w:val="00A23667"/>
    <w:rsid w:val="00A23736"/>
    <w:rsid w:val="00A24437"/>
    <w:rsid w:val="00A25351"/>
    <w:rsid w:val="00A25789"/>
    <w:rsid w:val="00A259F0"/>
    <w:rsid w:val="00A27012"/>
    <w:rsid w:val="00A27737"/>
    <w:rsid w:val="00A27F04"/>
    <w:rsid w:val="00A30225"/>
    <w:rsid w:val="00A30271"/>
    <w:rsid w:val="00A3036F"/>
    <w:rsid w:val="00A305CF"/>
    <w:rsid w:val="00A30BCC"/>
    <w:rsid w:val="00A31B78"/>
    <w:rsid w:val="00A33CCF"/>
    <w:rsid w:val="00A34F70"/>
    <w:rsid w:val="00A374B1"/>
    <w:rsid w:val="00A409CC"/>
    <w:rsid w:val="00A41985"/>
    <w:rsid w:val="00A41A33"/>
    <w:rsid w:val="00A41F2B"/>
    <w:rsid w:val="00A421CD"/>
    <w:rsid w:val="00A425C4"/>
    <w:rsid w:val="00A42C26"/>
    <w:rsid w:val="00A43720"/>
    <w:rsid w:val="00A43DC5"/>
    <w:rsid w:val="00A44092"/>
    <w:rsid w:val="00A442C6"/>
    <w:rsid w:val="00A449ED"/>
    <w:rsid w:val="00A454F5"/>
    <w:rsid w:val="00A45504"/>
    <w:rsid w:val="00A45745"/>
    <w:rsid w:val="00A45FEB"/>
    <w:rsid w:val="00A476D7"/>
    <w:rsid w:val="00A505D8"/>
    <w:rsid w:val="00A50841"/>
    <w:rsid w:val="00A50CD0"/>
    <w:rsid w:val="00A517CD"/>
    <w:rsid w:val="00A51D98"/>
    <w:rsid w:val="00A51FBD"/>
    <w:rsid w:val="00A52060"/>
    <w:rsid w:val="00A52560"/>
    <w:rsid w:val="00A5277E"/>
    <w:rsid w:val="00A52E03"/>
    <w:rsid w:val="00A5331E"/>
    <w:rsid w:val="00A534A2"/>
    <w:rsid w:val="00A54B70"/>
    <w:rsid w:val="00A54C67"/>
    <w:rsid w:val="00A55AAA"/>
    <w:rsid w:val="00A570A3"/>
    <w:rsid w:val="00A57E2F"/>
    <w:rsid w:val="00A61BB7"/>
    <w:rsid w:val="00A63AA5"/>
    <w:rsid w:val="00A6545D"/>
    <w:rsid w:val="00A658B1"/>
    <w:rsid w:val="00A66B78"/>
    <w:rsid w:val="00A7222B"/>
    <w:rsid w:val="00A72A07"/>
    <w:rsid w:val="00A7444A"/>
    <w:rsid w:val="00A7597C"/>
    <w:rsid w:val="00A75CD7"/>
    <w:rsid w:val="00A813BD"/>
    <w:rsid w:val="00A829AA"/>
    <w:rsid w:val="00A83042"/>
    <w:rsid w:val="00A836E2"/>
    <w:rsid w:val="00A8461A"/>
    <w:rsid w:val="00A8577E"/>
    <w:rsid w:val="00A85E31"/>
    <w:rsid w:val="00A868F0"/>
    <w:rsid w:val="00A86BDA"/>
    <w:rsid w:val="00A87123"/>
    <w:rsid w:val="00A87EEA"/>
    <w:rsid w:val="00A90297"/>
    <w:rsid w:val="00A90725"/>
    <w:rsid w:val="00A91647"/>
    <w:rsid w:val="00A93016"/>
    <w:rsid w:val="00A9459A"/>
    <w:rsid w:val="00A94A37"/>
    <w:rsid w:val="00A95BEE"/>
    <w:rsid w:val="00A95CF5"/>
    <w:rsid w:val="00A95FEB"/>
    <w:rsid w:val="00A961DC"/>
    <w:rsid w:val="00A9673B"/>
    <w:rsid w:val="00A96FC2"/>
    <w:rsid w:val="00A97C4F"/>
    <w:rsid w:val="00AA07C5"/>
    <w:rsid w:val="00AA169B"/>
    <w:rsid w:val="00AA24AF"/>
    <w:rsid w:val="00AA2781"/>
    <w:rsid w:val="00AA29DD"/>
    <w:rsid w:val="00AA2D8C"/>
    <w:rsid w:val="00AA32D9"/>
    <w:rsid w:val="00AA386D"/>
    <w:rsid w:val="00AA4559"/>
    <w:rsid w:val="00AA48CE"/>
    <w:rsid w:val="00AA561B"/>
    <w:rsid w:val="00AA5839"/>
    <w:rsid w:val="00AA58F5"/>
    <w:rsid w:val="00AA7081"/>
    <w:rsid w:val="00AA79E2"/>
    <w:rsid w:val="00AB031A"/>
    <w:rsid w:val="00AB049C"/>
    <w:rsid w:val="00AB086F"/>
    <w:rsid w:val="00AB1ED3"/>
    <w:rsid w:val="00AB2120"/>
    <w:rsid w:val="00AB23F5"/>
    <w:rsid w:val="00AB3596"/>
    <w:rsid w:val="00AB4CDB"/>
    <w:rsid w:val="00AB749A"/>
    <w:rsid w:val="00AB74B4"/>
    <w:rsid w:val="00AB7547"/>
    <w:rsid w:val="00AC11FC"/>
    <w:rsid w:val="00AC1B74"/>
    <w:rsid w:val="00AC1BA0"/>
    <w:rsid w:val="00AC1DC4"/>
    <w:rsid w:val="00AC3191"/>
    <w:rsid w:val="00AC38C2"/>
    <w:rsid w:val="00AC4D70"/>
    <w:rsid w:val="00AC4F60"/>
    <w:rsid w:val="00AC63DD"/>
    <w:rsid w:val="00AC6BD9"/>
    <w:rsid w:val="00AC6CBB"/>
    <w:rsid w:val="00AD0E96"/>
    <w:rsid w:val="00AD12CE"/>
    <w:rsid w:val="00AD173A"/>
    <w:rsid w:val="00AD2A94"/>
    <w:rsid w:val="00AD381C"/>
    <w:rsid w:val="00AD3859"/>
    <w:rsid w:val="00AD5116"/>
    <w:rsid w:val="00AD520D"/>
    <w:rsid w:val="00AD5C77"/>
    <w:rsid w:val="00AD5D3F"/>
    <w:rsid w:val="00AD5E02"/>
    <w:rsid w:val="00AD736E"/>
    <w:rsid w:val="00AD767C"/>
    <w:rsid w:val="00AD776C"/>
    <w:rsid w:val="00AE1CBF"/>
    <w:rsid w:val="00AE256A"/>
    <w:rsid w:val="00AE2748"/>
    <w:rsid w:val="00AE32DD"/>
    <w:rsid w:val="00AE41C0"/>
    <w:rsid w:val="00AE4F0B"/>
    <w:rsid w:val="00AF1073"/>
    <w:rsid w:val="00AF2EED"/>
    <w:rsid w:val="00AF312F"/>
    <w:rsid w:val="00AF319E"/>
    <w:rsid w:val="00AF3B3B"/>
    <w:rsid w:val="00AF4184"/>
    <w:rsid w:val="00AF6045"/>
    <w:rsid w:val="00AF67E7"/>
    <w:rsid w:val="00AF6FE6"/>
    <w:rsid w:val="00AF713C"/>
    <w:rsid w:val="00AF728D"/>
    <w:rsid w:val="00AF7A69"/>
    <w:rsid w:val="00B02205"/>
    <w:rsid w:val="00B032C8"/>
    <w:rsid w:val="00B032FA"/>
    <w:rsid w:val="00B03D84"/>
    <w:rsid w:val="00B03D87"/>
    <w:rsid w:val="00B03E89"/>
    <w:rsid w:val="00B04E71"/>
    <w:rsid w:val="00B06359"/>
    <w:rsid w:val="00B069F1"/>
    <w:rsid w:val="00B07746"/>
    <w:rsid w:val="00B101F8"/>
    <w:rsid w:val="00B10E14"/>
    <w:rsid w:val="00B12508"/>
    <w:rsid w:val="00B1257A"/>
    <w:rsid w:val="00B12719"/>
    <w:rsid w:val="00B14B25"/>
    <w:rsid w:val="00B14E06"/>
    <w:rsid w:val="00B151F4"/>
    <w:rsid w:val="00B16AB2"/>
    <w:rsid w:val="00B16EE0"/>
    <w:rsid w:val="00B16F82"/>
    <w:rsid w:val="00B176C2"/>
    <w:rsid w:val="00B2050D"/>
    <w:rsid w:val="00B20C82"/>
    <w:rsid w:val="00B2323C"/>
    <w:rsid w:val="00B23556"/>
    <w:rsid w:val="00B2391A"/>
    <w:rsid w:val="00B23EF7"/>
    <w:rsid w:val="00B24540"/>
    <w:rsid w:val="00B2492A"/>
    <w:rsid w:val="00B24E8F"/>
    <w:rsid w:val="00B25607"/>
    <w:rsid w:val="00B25BD8"/>
    <w:rsid w:val="00B269E7"/>
    <w:rsid w:val="00B278B9"/>
    <w:rsid w:val="00B27C2F"/>
    <w:rsid w:val="00B27E58"/>
    <w:rsid w:val="00B32E57"/>
    <w:rsid w:val="00B3359B"/>
    <w:rsid w:val="00B34562"/>
    <w:rsid w:val="00B3476C"/>
    <w:rsid w:val="00B34B8A"/>
    <w:rsid w:val="00B34BF4"/>
    <w:rsid w:val="00B355CD"/>
    <w:rsid w:val="00B357F8"/>
    <w:rsid w:val="00B362AA"/>
    <w:rsid w:val="00B36624"/>
    <w:rsid w:val="00B36AE5"/>
    <w:rsid w:val="00B3719E"/>
    <w:rsid w:val="00B37A25"/>
    <w:rsid w:val="00B40FB8"/>
    <w:rsid w:val="00B41723"/>
    <w:rsid w:val="00B4248D"/>
    <w:rsid w:val="00B43C4C"/>
    <w:rsid w:val="00B44E4F"/>
    <w:rsid w:val="00B45B9F"/>
    <w:rsid w:val="00B46871"/>
    <w:rsid w:val="00B468FF"/>
    <w:rsid w:val="00B46B3A"/>
    <w:rsid w:val="00B46D61"/>
    <w:rsid w:val="00B471A0"/>
    <w:rsid w:val="00B473C8"/>
    <w:rsid w:val="00B52921"/>
    <w:rsid w:val="00B5334A"/>
    <w:rsid w:val="00B54ADE"/>
    <w:rsid w:val="00B54C90"/>
    <w:rsid w:val="00B553A2"/>
    <w:rsid w:val="00B5664B"/>
    <w:rsid w:val="00B569C6"/>
    <w:rsid w:val="00B56BDD"/>
    <w:rsid w:val="00B56D82"/>
    <w:rsid w:val="00B60058"/>
    <w:rsid w:val="00B6005A"/>
    <w:rsid w:val="00B6114F"/>
    <w:rsid w:val="00B61F69"/>
    <w:rsid w:val="00B621EF"/>
    <w:rsid w:val="00B622F0"/>
    <w:rsid w:val="00B6281B"/>
    <w:rsid w:val="00B62D6E"/>
    <w:rsid w:val="00B6422B"/>
    <w:rsid w:val="00B645B5"/>
    <w:rsid w:val="00B64FE8"/>
    <w:rsid w:val="00B65855"/>
    <w:rsid w:val="00B658C4"/>
    <w:rsid w:val="00B65AAF"/>
    <w:rsid w:val="00B65E51"/>
    <w:rsid w:val="00B664E2"/>
    <w:rsid w:val="00B66D61"/>
    <w:rsid w:val="00B672C9"/>
    <w:rsid w:val="00B702A7"/>
    <w:rsid w:val="00B7141F"/>
    <w:rsid w:val="00B72C0B"/>
    <w:rsid w:val="00B72EE3"/>
    <w:rsid w:val="00B734FA"/>
    <w:rsid w:val="00B746AF"/>
    <w:rsid w:val="00B75E56"/>
    <w:rsid w:val="00B77349"/>
    <w:rsid w:val="00B7745A"/>
    <w:rsid w:val="00B807EF"/>
    <w:rsid w:val="00B80D9B"/>
    <w:rsid w:val="00B82269"/>
    <w:rsid w:val="00B834AA"/>
    <w:rsid w:val="00B83C59"/>
    <w:rsid w:val="00B83DB0"/>
    <w:rsid w:val="00B84B48"/>
    <w:rsid w:val="00B859EC"/>
    <w:rsid w:val="00B85BA6"/>
    <w:rsid w:val="00B85C90"/>
    <w:rsid w:val="00B861B3"/>
    <w:rsid w:val="00B91866"/>
    <w:rsid w:val="00B91D57"/>
    <w:rsid w:val="00B9214B"/>
    <w:rsid w:val="00B926DA"/>
    <w:rsid w:val="00B93FAB"/>
    <w:rsid w:val="00B93FC9"/>
    <w:rsid w:val="00B94B65"/>
    <w:rsid w:val="00B95099"/>
    <w:rsid w:val="00B966C9"/>
    <w:rsid w:val="00B9672E"/>
    <w:rsid w:val="00B96BF3"/>
    <w:rsid w:val="00B97A10"/>
    <w:rsid w:val="00BA0184"/>
    <w:rsid w:val="00BA1A84"/>
    <w:rsid w:val="00BA1D53"/>
    <w:rsid w:val="00BA2C55"/>
    <w:rsid w:val="00BA350B"/>
    <w:rsid w:val="00BA3BAA"/>
    <w:rsid w:val="00BA5606"/>
    <w:rsid w:val="00BA5BCC"/>
    <w:rsid w:val="00BA64E4"/>
    <w:rsid w:val="00BA6730"/>
    <w:rsid w:val="00BA688E"/>
    <w:rsid w:val="00BA6D85"/>
    <w:rsid w:val="00BA71B5"/>
    <w:rsid w:val="00BA7539"/>
    <w:rsid w:val="00BA766F"/>
    <w:rsid w:val="00BA78A1"/>
    <w:rsid w:val="00BA7E02"/>
    <w:rsid w:val="00BB082B"/>
    <w:rsid w:val="00BB2508"/>
    <w:rsid w:val="00BB2F0E"/>
    <w:rsid w:val="00BB4E77"/>
    <w:rsid w:val="00BB59F5"/>
    <w:rsid w:val="00BB75DD"/>
    <w:rsid w:val="00BB7813"/>
    <w:rsid w:val="00BC049A"/>
    <w:rsid w:val="00BC06BC"/>
    <w:rsid w:val="00BC0D73"/>
    <w:rsid w:val="00BC1F0A"/>
    <w:rsid w:val="00BC22ED"/>
    <w:rsid w:val="00BC32DC"/>
    <w:rsid w:val="00BC330E"/>
    <w:rsid w:val="00BC367C"/>
    <w:rsid w:val="00BC410F"/>
    <w:rsid w:val="00BC4406"/>
    <w:rsid w:val="00BC5926"/>
    <w:rsid w:val="00BC6334"/>
    <w:rsid w:val="00BC6D00"/>
    <w:rsid w:val="00BC6FDE"/>
    <w:rsid w:val="00BC79F5"/>
    <w:rsid w:val="00BC7BDF"/>
    <w:rsid w:val="00BD0704"/>
    <w:rsid w:val="00BD0E61"/>
    <w:rsid w:val="00BD1863"/>
    <w:rsid w:val="00BD24C3"/>
    <w:rsid w:val="00BD2F58"/>
    <w:rsid w:val="00BD2F99"/>
    <w:rsid w:val="00BD3ACB"/>
    <w:rsid w:val="00BD4367"/>
    <w:rsid w:val="00BD4E27"/>
    <w:rsid w:val="00BD5289"/>
    <w:rsid w:val="00BD5523"/>
    <w:rsid w:val="00BD5827"/>
    <w:rsid w:val="00BD661A"/>
    <w:rsid w:val="00BD6BAD"/>
    <w:rsid w:val="00BD7292"/>
    <w:rsid w:val="00BE1BD3"/>
    <w:rsid w:val="00BE2BEE"/>
    <w:rsid w:val="00BE3878"/>
    <w:rsid w:val="00BE63B4"/>
    <w:rsid w:val="00BE6E17"/>
    <w:rsid w:val="00BF0045"/>
    <w:rsid w:val="00BF0267"/>
    <w:rsid w:val="00BF1DA9"/>
    <w:rsid w:val="00BF3B79"/>
    <w:rsid w:val="00BF4190"/>
    <w:rsid w:val="00BF4FA8"/>
    <w:rsid w:val="00BF535B"/>
    <w:rsid w:val="00BF6C57"/>
    <w:rsid w:val="00BF7516"/>
    <w:rsid w:val="00C00322"/>
    <w:rsid w:val="00C01192"/>
    <w:rsid w:val="00C01B19"/>
    <w:rsid w:val="00C02C45"/>
    <w:rsid w:val="00C02EB5"/>
    <w:rsid w:val="00C032E0"/>
    <w:rsid w:val="00C041CF"/>
    <w:rsid w:val="00C049A7"/>
    <w:rsid w:val="00C059DF"/>
    <w:rsid w:val="00C061EC"/>
    <w:rsid w:val="00C06359"/>
    <w:rsid w:val="00C06D65"/>
    <w:rsid w:val="00C10FA9"/>
    <w:rsid w:val="00C11ADC"/>
    <w:rsid w:val="00C12585"/>
    <w:rsid w:val="00C12727"/>
    <w:rsid w:val="00C1400C"/>
    <w:rsid w:val="00C14AF2"/>
    <w:rsid w:val="00C15762"/>
    <w:rsid w:val="00C17309"/>
    <w:rsid w:val="00C216FD"/>
    <w:rsid w:val="00C2233D"/>
    <w:rsid w:val="00C2249E"/>
    <w:rsid w:val="00C22EEC"/>
    <w:rsid w:val="00C2363B"/>
    <w:rsid w:val="00C23FFE"/>
    <w:rsid w:val="00C24258"/>
    <w:rsid w:val="00C2448A"/>
    <w:rsid w:val="00C244D9"/>
    <w:rsid w:val="00C245A8"/>
    <w:rsid w:val="00C24912"/>
    <w:rsid w:val="00C2598A"/>
    <w:rsid w:val="00C26224"/>
    <w:rsid w:val="00C26F53"/>
    <w:rsid w:val="00C27492"/>
    <w:rsid w:val="00C278A5"/>
    <w:rsid w:val="00C27B6A"/>
    <w:rsid w:val="00C27BA0"/>
    <w:rsid w:val="00C32D4E"/>
    <w:rsid w:val="00C3354E"/>
    <w:rsid w:val="00C35600"/>
    <w:rsid w:val="00C35827"/>
    <w:rsid w:val="00C36DFB"/>
    <w:rsid w:val="00C37083"/>
    <w:rsid w:val="00C40131"/>
    <w:rsid w:val="00C40958"/>
    <w:rsid w:val="00C40B9B"/>
    <w:rsid w:val="00C4164D"/>
    <w:rsid w:val="00C4190C"/>
    <w:rsid w:val="00C41FBA"/>
    <w:rsid w:val="00C42325"/>
    <w:rsid w:val="00C44E34"/>
    <w:rsid w:val="00C45AF9"/>
    <w:rsid w:val="00C45E76"/>
    <w:rsid w:val="00C505C2"/>
    <w:rsid w:val="00C51339"/>
    <w:rsid w:val="00C52924"/>
    <w:rsid w:val="00C529D4"/>
    <w:rsid w:val="00C52CF1"/>
    <w:rsid w:val="00C52FE7"/>
    <w:rsid w:val="00C531F6"/>
    <w:rsid w:val="00C53736"/>
    <w:rsid w:val="00C53EDA"/>
    <w:rsid w:val="00C54477"/>
    <w:rsid w:val="00C55FCE"/>
    <w:rsid w:val="00C560C0"/>
    <w:rsid w:val="00C56E0C"/>
    <w:rsid w:val="00C57473"/>
    <w:rsid w:val="00C60C2A"/>
    <w:rsid w:val="00C628EC"/>
    <w:rsid w:val="00C6378D"/>
    <w:rsid w:val="00C6532A"/>
    <w:rsid w:val="00C6612C"/>
    <w:rsid w:val="00C701A8"/>
    <w:rsid w:val="00C70D8C"/>
    <w:rsid w:val="00C72CA6"/>
    <w:rsid w:val="00C73010"/>
    <w:rsid w:val="00C7417A"/>
    <w:rsid w:val="00C74C9B"/>
    <w:rsid w:val="00C74CA9"/>
    <w:rsid w:val="00C758AB"/>
    <w:rsid w:val="00C7606C"/>
    <w:rsid w:val="00C76776"/>
    <w:rsid w:val="00C76805"/>
    <w:rsid w:val="00C77134"/>
    <w:rsid w:val="00C77D8E"/>
    <w:rsid w:val="00C800C2"/>
    <w:rsid w:val="00C80BAF"/>
    <w:rsid w:val="00C80C81"/>
    <w:rsid w:val="00C8131C"/>
    <w:rsid w:val="00C8258D"/>
    <w:rsid w:val="00C83967"/>
    <w:rsid w:val="00C83CAB"/>
    <w:rsid w:val="00C8450E"/>
    <w:rsid w:val="00C86180"/>
    <w:rsid w:val="00C86920"/>
    <w:rsid w:val="00C86E67"/>
    <w:rsid w:val="00C90545"/>
    <w:rsid w:val="00C912E1"/>
    <w:rsid w:val="00C9196F"/>
    <w:rsid w:val="00C91D8B"/>
    <w:rsid w:val="00C920F6"/>
    <w:rsid w:val="00C922BA"/>
    <w:rsid w:val="00C923B1"/>
    <w:rsid w:val="00C92E0A"/>
    <w:rsid w:val="00C930E5"/>
    <w:rsid w:val="00C93C64"/>
    <w:rsid w:val="00C9450A"/>
    <w:rsid w:val="00C94E23"/>
    <w:rsid w:val="00C950B9"/>
    <w:rsid w:val="00C958FE"/>
    <w:rsid w:val="00C96DDA"/>
    <w:rsid w:val="00CA02BC"/>
    <w:rsid w:val="00CA34FD"/>
    <w:rsid w:val="00CA3885"/>
    <w:rsid w:val="00CA3E92"/>
    <w:rsid w:val="00CA411C"/>
    <w:rsid w:val="00CA47A6"/>
    <w:rsid w:val="00CA48C4"/>
    <w:rsid w:val="00CA4F61"/>
    <w:rsid w:val="00CA6231"/>
    <w:rsid w:val="00CA78CD"/>
    <w:rsid w:val="00CA7D59"/>
    <w:rsid w:val="00CB04AE"/>
    <w:rsid w:val="00CB259C"/>
    <w:rsid w:val="00CB2A32"/>
    <w:rsid w:val="00CB5216"/>
    <w:rsid w:val="00CB5B69"/>
    <w:rsid w:val="00CB61D4"/>
    <w:rsid w:val="00CB644F"/>
    <w:rsid w:val="00CB646C"/>
    <w:rsid w:val="00CB6F38"/>
    <w:rsid w:val="00CB778E"/>
    <w:rsid w:val="00CC07AD"/>
    <w:rsid w:val="00CC0A23"/>
    <w:rsid w:val="00CC12A1"/>
    <w:rsid w:val="00CC13C1"/>
    <w:rsid w:val="00CC1462"/>
    <w:rsid w:val="00CC18F5"/>
    <w:rsid w:val="00CC19BC"/>
    <w:rsid w:val="00CC1CC0"/>
    <w:rsid w:val="00CC2B85"/>
    <w:rsid w:val="00CC3247"/>
    <w:rsid w:val="00CC3F8B"/>
    <w:rsid w:val="00CC706A"/>
    <w:rsid w:val="00CC7184"/>
    <w:rsid w:val="00CC7D1A"/>
    <w:rsid w:val="00CC7F27"/>
    <w:rsid w:val="00CD020E"/>
    <w:rsid w:val="00CD1ADC"/>
    <w:rsid w:val="00CD1D33"/>
    <w:rsid w:val="00CD25F4"/>
    <w:rsid w:val="00CD28F5"/>
    <w:rsid w:val="00CD2DA5"/>
    <w:rsid w:val="00CD3367"/>
    <w:rsid w:val="00CD4780"/>
    <w:rsid w:val="00CD57A5"/>
    <w:rsid w:val="00CD590E"/>
    <w:rsid w:val="00CD6EEF"/>
    <w:rsid w:val="00CD74BF"/>
    <w:rsid w:val="00CD7844"/>
    <w:rsid w:val="00CE0A97"/>
    <w:rsid w:val="00CE14AE"/>
    <w:rsid w:val="00CE14D1"/>
    <w:rsid w:val="00CE14F7"/>
    <w:rsid w:val="00CE1A99"/>
    <w:rsid w:val="00CE2E9D"/>
    <w:rsid w:val="00CE3253"/>
    <w:rsid w:val="00CE328D"/>
    <w:rsid w:val="00CE3A87"/>
    <w:rsid w:val="00CE3F2E"/>
    <w:rsid w:val="00CE5529"/>
    <w:rsid w:val="00CE55F9"/>
    <w:rsid w:val="00CE5DDE"/>
    <w:rsid w:val="00CE622F"/>
    <w:rsid w:val="00CF01CE"/>
    <w:rsid w:val="00CF1314"/>
    <w:rsid w:val="00CF33D9"/>
    <w:rsid w:val="00CF3840"/>
    <w:rsid w:val="00CF5207"/>
    <w:rsid w:val="00CF60CA"/>
    <w:rsid w:val="00CF621E"/>
    <w:rsid w:val="00CF647D"/>
    <w:rsid w:val="00CF648A"/>
    <w:rsid w:val="00CF6FFA"/>
    <w:rsid w:val="00CF79BA"/>
    <w:rsid w:val="00D0013C"/>
    <w:rsid w:val="00D00269"/>
    <w:rsid w:val="00D00291"/>
    <w:rsid w:val="00D00AD0"/>
    <w:rsid w:val="00D00D46"/>
    <w:rsid w:val="00D012A2"/>
    <w:rsid w:val="00D0171C"/>
    <w:rsid w:val="00D0174F"/>
    <w:rsid w:val="00D01814"/>
    <w:rsid w:val="00D01D98"/>
    <w:rsid w:val="00D03AA1"/>
    <w:rsid w:val="00D056DE"/>
    <w:rsid w:val="00D0668B"/>
    <w:rsid w:val="00D06A7A"/>
    <w:rsid w:val="00D07ABC"/>
    <w:rsid w:val="00D10314"/>
    <w:rsid w:val="00D1050D"/>
    <w:rsid w:val="00D108ED"/>
    <w:rsid w:val="00D10AE8"/>
    <w:rsid w:val="00D110EC"/>
    <w:rsid w:val="00D127E1"/>
    <w:rsid w:val="00D12D1F"/>
    <w:rsid w:val="00D133C0"/>
    <w:rsid w:val="00D13758"/>
    <w:rsid w:val="00D13BB8"/>
    <w:rsid w:val="00D15946"/>
    <w:rsid w:val="00D16498"/>
    <w:rsid w:val="00D167A1"/>
    <w:rsid w:val="00D16B72"/>
    <w:rsid w:val="00D173F1"/>
    <w:rsid w:val="00D17423"/>
    <w:rsid w:val="00D17ECE"/>
    <w:rsid w:val="00D20EAB"/>
    <w:rsid w:val="00D2286D"/>
    <w:rsid w:val="00D2299A"/>
    <w:rsid w:val="00D22BCD"/>
    <w:rsid w:val="00D2420D"/>
    <w:rsid w:val="00D253A2"/>
    <w:rsid w:val="00D25572"/>
    <w:rsid w:val="00D257DC"/>
    <w:rsid w:val="00D30C1D"/>
    <w:rsid w:val="00D310C7"/>
    <w:rsid w:val="00D31753"/>
    <w:rsid w:val="00D31DED"/>
    <w:rsid w:val="00D339F5"/>
    <w:rsid w:val="00D34387"/>
    <w:rsid w:val="00D36AF7"/>
    <w:rsid w:val="00D37E21"/>
    <w:rsid w:val="00D40862"/>
    <w:rsid w:val="00D40A70"/>
    <w:rsid w:val="00D410AA"/>
    <w:rsid w:val="00D411AF"/>
    <w:rsid w:val="00D41A08"/>
    <w:rsid w:val="00D42A55"/>
    <w:rsid w:val="00D42B5A"/>
    <w:rsid w:val="00D43DCF"/>
    <w:rsid w:val="00D44032"/>
    <w:rsid w:val="00D44051"/>
    <w:rsid w:val="00D44E3A"/>
    <w:rsid w:val="00D500DC"/>
    <w:rsid w:val="00D50536"/>
    <w:rsid w:val="00D5069F"/>
    <w:rsid w:val="00D50807"/>
    <w:rsid w:val="00D5089B"/>
    <w:rsid w:val="00D50FE4"/>
    <w:rsid w:val="00D516A0"/>
    <w:rsid w:val="00D51C41"/>
    <w:rsid w:val="00D52DDD"/>
    <w:rsid w:val="00D54224"/>
    <w:rsid w:val="00D548F6"/>
    <w:rsid w:val="00D54C49"/>
    <w:rsid w:val="00D54ECF"/>
    <w:rsid w:val="00D569F9"/>
    <w:rsid w:val="00D57635"/>
    <w:rsid w:val="00D57B3B"/>
    <w:rsid w:val="00D57C11"/>
    <w:rsid w:val="00D57C46"/>
    <w:rsid w:val="00D60FC6"/>
    <w:rsid w:val="00D621F0"/>
    <w:rsid w:val="00D62583"/>
    <w:rsid w:val="00D62A2D"/>
    <w:rsid w:val="00D6392C"/>
    <w:rsid w:val="00D63B79"/>
    <w:rsid w:val="00D65A9E"/>
    <w:rsid w:val="00D666EE"/>
    <w:rsid w:val="00D67D01"/>
    <w:rsid w:val="00D70000"/>
    <w:rsid w:val="00D7023B"/>
    <w:rsid w:val="00D71026"/>
    <w:rsid w:val="00D71038"/>
    <w:rsid w:val="00D710DD"/>
    <w:rsid w:val="00D71484"/>
    <w:rsid w:val="00D71E30"/>
    <w:rsid w:val="00D72078"/>
    <w:rsid w:val="00D73926"/>
    <w:rsid w:val="00D73F71"/>
    <w:rsid w:val="00D74A42"/>
    <w:rsid w:val="00D74AC3"/>
    <w:rsid w:val="00D7657E"/>
    <w:rsid w:val="00D77C28"/>
    <w:rsid w:val="00D8073C"/>
    <w:rsid w:val="00D813ED"/>
    <w:rsid w:val="00D819B9"/>
    <w:rsid w:val="00D81A8A"/>
    <w:rsid w:val="00D81B1C"/>
    <w:rsid w:val="00D81C1F"/>
    <w:rsid w:val="00D822A1"/>
    <w:rsid w:val="00D82751"/>
    <w:rsid w:val="00D828AE"/>
    <w:rsid w:val="00D8360C"/>
    <w:rsid w:val="00D878DD"/>
    <w:rsid w:val="00D90A60"/>
    <w:rsid w:val="00D90E55"/>
    <w:rsid w:val="00D916FE"/>
    <w:rsid w:val="00D91E92"/>
    <w:rsid w:val="00D92F31"/>
    <w:rsid w:val="00D9399A"/>
    <w:rsid w:val="00D945A8"/>
    <w:rsid w:val="00D951AD"/>
    <w:rsid w:val="00D951B7"/>
    <w:rsid w:val="00D96493"/>
    <w:rsid w:val="00D9718E"/>
    <w:rsid w:val="00D972B9"/>
    <w:rsid w:val="00D97DA2"/>
    <w:rsid w:val="00DA16A3"/>
    <w:rsid w:val="00DA20EF"/>
    <w:rsid w:val="00DA2256"/>
    <w:rsid w:val="00DA2F9B"/>
    <w:rsid w:val="00DA3184"/>
    <w:rsid w:val="00DA3BAA"/>
    <w:rsid w:val="00DA3DBB"/>
    <w:rsid w:val="00DA5290"/>
    <w:rsid w:val="00DA5FEB"/>
    <w:rsid w:val="00DA6DB7"/>
    <w:rsid w:val="00DA7361"/>
    <w:rsid w:val="00DA7581"/>
    <w:rsid w:val="00DB0D74"/>
    <w:rsid w:val="00DB17AD"/>
    <w:rsid w:val="00DB2546"/>
    <w:rsid w:val="00DB2A21"/>
    <w:rsid w:val="00DB2CBD"/>
    <w:rsid w:val="00DB34B0"/>
    <w:rsid w:val="00DB3E63"/>
    <w:rsid w:val="00DB48B3"/>
    <w:rsid w:val="00DB5959"/>
    <w:rsid w:val="00DB5A0D"/>
    <w:rsid w:val="00DB69C1"/>
    <w:rsid w:val="00DB76BE"/>
    <w:rsid w:val="00DB79BA"/>
    <w:rsid w:val="00DC01BA"/>
    <w:rsid w:val="00DC0B6B"/>
    <w:rsid w:val="00DC26CD"/>
    <w:rsid w:val="00DC2F9F"/>
    <w:rsid w:val="00DC3F33"/>
    <w:rsid w:val="00DC4AA2"/>
    <w:rsid w:val="00DC51E6"/>
    <w:rsid w:val="00DC5900"/>
    <w:rsid w:val="00DC5AA5"/>
    <w:rsid w:val="00DC639F"/>
    <w:rsid w:val="00DC6AB2"/>
    <w:rsid w:val="00DC76A7"/>
    <w:rsid w:val="00DC7D40"/>
    <w:rsid w:val="00DD0848"/>
    <w:rsid w:val="00DD2DC1"/>
    <w:rsid w:val="00DD3033"/>
    <w:rsid w:val="00DD5127"/>
    <w:rsid w:val="00DD563B"/>
    <w:rsid w:val="00DD5B72"/>
    <w:rsid w:val="00DD7CCD"/>
    <w:rsid w:val="00DE018A"/>
    <w:rsid w:val="00DE0FFF"/>
    <w:rsid w:val="00DE170F"/>
    <w:rsid w:val="00DE2982"/>
    <w:rsid w:val="00DE3E16"/>
    <w:rsid w:val="00DE6776"/>
    <w:rsid w:val="00DE67D4"/>
    <w:rsid w:val="00DE6F6F"/>
    <w:rsid w:val="00DE79E4"/>
    <w:rsid w:val="00DF014A"/>
    <w:rsid w:val="00DF0377"/>
    <w:rsid w:val="00DF1135"/>
    <w:rsid w:val="00DF2189"/>
    <w:rsid w:val="00DF23E0"/>
    <w:rsid w:val="00DF290D"/>
    <w:rsid w:val="00DF3183"/>
    <w:rsid w:val="00DF4091"/>
    <w:rsid w:val="00DF4AFF"/>
    <w:rsid w:val="00DF55D6"/>
    <w:rsid w:val="00DF66F5"/>
    <w:rsid w:val="00DF6DAB"/>
    <w:rsid w:val="00DF7844"/>
    <w:rsid w:val="00E01048"/>
    <w:rsid w:val="00E0129E"/>
    <w:rsid w:val="00E0219E"/>
    <w:rsid w:val="00E02C1B"/>
    <w:rsid w:val="00E0411B"/>
    <w:rsid w:val="00E041CF"/>
    <w:rsid w:val="00E04501"/>
    <w:rsid w:val="00E047D1"/>
    <w:rsid w:val="00E04E65"/>
    <w:rsid w:val="00E05554"/>
    <w:rsid w:val="00E06335"/>
    <w:rsid w:val="00E064CC"/>
    <w:rsid w:val="00E0675B"/>
    <w:rsid w:val="00E07E37"/>
    <w:rsid w:val="00E12B8C"/>
    <w:rsid w:val="00E12ED4"/>
    <w:rsid w:val="00E12ED9"/>
    <w:rsid w:val="00E147E9"/>
    <w:rsid w:val="00E15B88"/>
    <w:rsid w:val="00E15C09"/>
    <w:rsid w:val="00E172E3"/>
    <w:rsid w:val="00E17D8E"/>
    <w:rsid w:val="00E2131B"/>
    <w:rsid w:val="00E21A42"/>
    <w:rsid w:val="00E229CD"/>
    <w:rsid w:val="00E22D50"/>
    <w:rsid w:val="00E24E4C"/>
    <w:rsid w:val="00E25A5A"/>
    <w:rsid w:val="00E27005"/>
    <w:rsid w:val="00E302E7"/>
    <w:rsid w:val="00E308DD"/>
    <w:rsid w:val="00E3159F"/>
    <w:rsid w:val="00E31A66"/>
    <w:rsid w:val="00E33C67"/>
    <w:rsid w:val="00E33ECB"/>
    <w:rsid w:val="00E34297"/>
    <w:rsid w:val="00E34A3A"/>
    <w:rsid w:val="00E34ADC"/>
    <w:rsid w:val="00E34C9F"/>
    <w:rsid w:val="00E35810"/>
    <w:rsid w:val="00E373F7"/>
    <w:rsid w:val="00E40413"/>
    <w:rsid w:val="00E4115D"/>
    <w:rsid w:val="00E413C8"/>
    <w:rsid w:val="00E414A0"/>
    <w:rsid w:val="00E41AFF"/>
    <w:rsid w:val="00E41EE9"/>
    <w:rsid w:val="00E42F71"/>
    <w:rsid w:val="00E44139"/>
    <w:rsid w:val="00E44999"/>
    <w:rsid w:val="00E45608"/>
    <w:rsid w:val="00E45777"/>
    <w:rsid w:val="00E45913"/>
    <w:rsid w:val="00E46111"/>
    <w:rsid w:val="00E47F83"/>
    <w:rsid w:val="00E511F0"/>
    <w:rsid w:val="00E526CF"/>
    <w:rsid w:val="00E52C51"/>
    <w:rsid w:val="00E52ECE"/>
    <w:rsid w:val="00E532D2"/>
    <w:rsid w:val="00E53B82"/>
    <w:rsid w:val="00E54742"/>
    <w:rsid w:val="00E54E4B"/>
    <w:rsid w:val="00E55677"/>
    <w:rsid w:val="00E5568D"/>
    <w:rsid w:val="00E562AC"/>
    <w:rsid w:val="00E569B6"/>
    <w:rsid w:val="00E56B5F"/>
    <w:rsid w:val="00E57E4C"/>
    <w:rsid w:val="00E60738"/>
    <w:rsid w:val="00E60878"/>
    <w:rsid w:val="00E611B1"/>
    <w:rsid w:val="00E615EE"/>
    <w:rsid w:val="00E61732"/>
    <w:rsid w:val="00E6190D"/>
    <w:rsid w:val="00E62C6B"/>
    <w:rsid w:val="00E62D25"/>
    <w:rsid w:val="00E631D1"/>
    <w:rsid w:val="00E6441E"/>
    <w:rsid w:val="00E64DAD"/>
    <w:rsid w:val="00E65E79"/>
    <w:rsid w:val="00E661E1"/>
    <w:rsid w:val="00E6684F"/>
    <w:rsid w:val="00E7021B"/>
    <w:rsid w:val="00E7191E"/>
    <w:rsid w:val="00E7193A"/>
    <w:rsid w:val="00E71B16"/>
    <w:rsid w:val="00E73C68"/>
    <w:rsid w:val="00E7449F"/>
    <w:rsid w:val="00E74B1F"/>
    <w:rsid w:val="00E75E00"/>
    <w:rsid w:val="00E77C44"/>
    <w:rsid w:val="00E77D22"/>
    <w:rsid w:val="00E806DA"/>
    <w:rsid w:val="00E81179"/>
    <w:rsid w:val="00E81EF1"/>
    <w:rsid w:val="00E82345"/>
    <w:rsid w:val="00E83004"/>
    <w:rsid w:val="00E83029"/>
    <w:rsid w:val="00E83063"/>
    <w:rsid w:val="00E84067"/>
    <w:rsid w:val="00E8681A"/>
    <w:rsid w:val="00E9011B"/>
    <w:rsid w:val="00E90632"/>
    <w:rsid w:val="00E90B0A"/>
    <w:rsid w:val="00E918FF"/>
    <w:rsid w:val="00E91F2E"/>
    <w:rsid w:val="00E9270C"/>
    <w:rsid w:val="00E92D6E"/>
    <w:rsid w:val="00E9317B"/>
    <w:rsid w:val="00E93330"/>
    <w:rsid w:val="00E94EBD"/>
    <w:rsid w:val="00E95CB0"/>
    <w:rsid w:val="00E95CBE"/>
    <w:rsid w:val="00E95FCD"/>
    <w:rsid w:val="00E96712"/>
    <w:rsid w:val="00E96B02"/>
    <w:rsid w:val="00E97DDD"/>
    <w:rsid w:val="00E97DDE"/>
    <w:rsid w:val="00EA030F"/>
    <w:rsid w:val="00EA09B5"/>
    <w:rsid w:val="00EA0E53"/>
    <w:rsid w:val="00EA0F6D"/>
    <w:rsid w:val="00EA1ACB"/>
    <w:rsid w:val="00EA293B"/>
    <w:rsid w:val="00EA2FF5"/>
    <w:rsid w:val="00EA358A"/>
    <w:rsid w:val="00EA48E7"/>
    <w:rsid w:val="00EA563A"/>
    <w:rsid w:val="00EA6607"/>
    <w:rsid w:val="00EA6CFC"/>
    <w:rsid w:val="00EA714F"/>
    <w:rsid w:val="00EB1F5E"/>
    <w:rsid w:val="00EB2EA8"/>
    <w:rsid w:val="00EB2FC6"/>
    <w:rsid w:val="00EB3089"/>
    <w:rsid w:val="00EB315E"/>
    <w:rsid w:val="00EB323C"/>
    <w:rsid w:val="00EB3B60"/>
    <w:rsid w:val="00EB4025"/>
    <w:rsid w:val="00EB5C2F"/>
    <w:rsid w:val="00EB6AB0"/>
    <w:rsid w:val="00EB76BE"/>
    <w:rsid w:val="00EB7D97"/>
    <w:rsid w:val="00EC099E"/>
    <w:rsid w:val="00EC0A36"/>
    <w:rsid w:val="00EC15FA"/>
    <w:rsid w:val="00EC17E7"/>
    <w:rsid w:val="00EC2203"/>
    <w:rsid w:val="00EC2A40"/>
    <w:rsid w:val="00EC3921"/>
    <w:rsid w:val="00EC620D"/>
    <w:rsid w:val="00EC689C"/>
    <w:rsid w:val="00EC725D"/>
    <w:rsid w:val="00EC7680"/>
    <w:rsid w:val="00ED014F"/>
    <w:rsid w:val="00ED14B1"/>
    <w:rsid w:val="00ED2E47"/>
    <w:rsid w:val="00ED5B1E"/>
    <w:rsid w:val="00ED6D37"/>
    <w:rsid w:val="00ED6E63"/>
    <w:rsid w:val="00EE310E"/>
    <w:rsid w:val="00EE31AA"/>
    <w:rsid w:val="00EE3ABA"/>
    <w:rsid w:val="00EE4538"/>
    <w:rsid w:val="00EE6C9E"/>
    <w:rsid w:val="00EE6D08"/>
    <w:rsid w:val="00EE711A"/>
    <w:rsid w:val="00EF0690"/>
    <w:rsid w:val="00EF06EC"/>
    <w:rsid w:val="00EF0A98"/>
    <w:rsid w:val="00EF1538"/>
    <w:rsid w:val="00EF3D53"/>
    <w:rsid w:val="00EF4997"/>
    <w:rsid w:val="00EF5183"/>
    <w:rsid w:val="00EF5F68"/>
    <w:rsid w:val="00EF5FFC"/>
    <w:rsid w:val="00EF649E"/>
    <w:rsid w:val="00EF68D3"/>
    <w:rsid w:val="00EF701A"/>
    <w:rsid w:val="00EF7E8B"/>
    <w:rsid w:val="00F00AF9"/>
    <w:rsid w:val="00F011AF"/>
    <w:rsid w:val="00F01391"/>
    <w:rsid w:val="00F014D9"/>
    <w:rsid w:val="00F02BEA"/>
    <w:rsid w:val="00F0426E"/>
    <w:rsid w:val="00F04CA8"/>
    <w:rsid w:val="00F04F27"/>
    <w:rsid w:val="00F055FD"/>
    <w:rsid w:val="00F0664D"/>
    <w:rsid w:val="00F10102"/>
    <w:rsid w:val="00F10D8E"/>
    <w:rsid w:val="00F11699"/>
    <w:rsid w:val="00F129CA"/>
    <w:rsid w:val="00F13041"/>
    <w:rsid w:val="00F138C4"/>
    <w:rsid w:val="00F13D8C"/>
    <w:rsid w:val="00F159F8"/>
    <w:rsid w:val="00F15AA2"/>
    <w:rsid w:val="00F1603C"/>
    <w:rsid w:val="00F16697"/>
    <w:rsid w:val="00F2041E"/>
    <w:rsid w:val="00F2042E"/>
    <w:rsid w:val="00F20918"/>
    <w:rsid w:val="00F21282"/>
    <w:rsid w:val="00F21531"/>
    <w:rsid w:val="00F21AA3"/>
    <w:rsid w:val="00F21AE3"/>
    <w:rsid w:val="00F236FB"/>
    <w:rsid w:val="00F2401A"/>
    <w:rsid w:val="00F2478E"/>
    <w:rsid w:val="00F24AEE"/>
    <w:rsid w:val="00F24B46"/>
    <w:rsid w:val="00F269CB"/>
    <w:rsid w:val="00F27872"/>
    <w:rsid w:val="00F27BA3"/>
    <w:rsid w:val="00F303EF"/>
    <w:rsid w:val="00F30ABD"/>
    <w:rsid w:val="00F31CD7"/>
    <w:rsid w:val="00F3378C"/>
    <w:rsid w:val="00F3378D"/>
    <w:rsid w:val="00F35D43"/>
    <w:rsid w:val="00F35E97"/>
    <w:rsid w:val="00F35ED8"/>
    <w:rsid w:val="00F35F7B"/>
    <w:rsid w:val="00F3662A"/>
    <w:rsid w:val="00F36840"/>
    <w:rsid w:val="00F37538"/>
    <w:rsid w:val="00F3797C"/>
    <w:rsid w:val="00F37D4B"/>
    <w:rsid w:val="00F4040D"/>
    <w:rsid w:val="00F41199"/>
    <w:rsid w:val="00F414FD"/>
    <w:rsid w:val="00F4369C"/>
    <w:rsid w:val="00F439AE"/>
    <w:rsid w:val="00F44A43"/>
    <w:rsid w:val="00F4520C"/>
    <w:rsid w:val="00F4613F"/>
    <w:rsid w:val="00F477EC"/>
    <w:rsid w:val="00F50E15"/>
    <w:rsid w:val="00F51505"/>
    <w:rsid w:val="00F51917"/>
    <w:rsid w:val="00F51A35"/>
    <w:rsid w:val="00F51C0A"/>
    <w:rsid w:val="00F52128"/>
    <w:rsid w:val="00F52BD8"/>
    <w:rsid w:val="00F53CF7"/>
    <w:rsid w:val="00F548FE"/>
    <w:rsid w:val="00F54C1B"/>
    <w:rsid w:val="00F564E5"/>
    <w:rsid w:val="00F56E34"/>
    <w:rsid w:val="00F605BD"/>
    <w:rsid w:val="00F61521"/>
    <w:rsid w:val="00F618C2"/>
    <w:rsid w:val="00F6216C"/>
    <w:rsid w:val="00F62D2A"/>
    <w:rsid w:val="00F62E7F"/>
    <w:rsid w:val="00F62FB6"/>
    <w:rsid w:val="00F63030"/>
    <w:rsid w:val="00F632EB"/>
    <w:rsid w:val="00F633D8"/>
    <w:rsid w:val="00F63844"/>
    <w:rsid w:val="00F64220"/>
    <w:rsid w:val="00F644BE"/>
    <w:rsid w:val="00F6460E"/>
    <w:rsid w:val="00F64BEC"/>
    <w:rsid w:val="00F65CC6"/>
    <w:rsid w:val="00F6687D"/>
    <w:rsid w:val="00F668F7"/>
    <w:rsid w:val="00F67023"/>
    <w:rsid w:val="00F67539"/>
    <w:rsid w:val="00F676BD"/>
    <w:rsid w:val="00F70229"/>
    <w:rsid w:val="00F71870"/>
    <w:rsid w:val="00F7282F"/>
    <w:rsid w:val="00F72D07"/>
    <w:rsid w:val="00F735BF"/>
    <w:rsid w:val="00F73A46"/>
    <w:rsid w:val="00F73BAA"/>
    <w:rsid w:val="00F74DED"/>
    <w:rsid w:val="00F7516C"/>
    <w:rsid w:val="00F76009"/>
    <w:rsid w:val="00F76519"/>
    <w:rsid w:val="00F77732"/>
    <w:rsid w:val="00F77970"/>
    <w:rsid w:val="00F77A69"/>
    <w:rsid w:val="00F80603"/>
    <w:rsid w:val="00F81191"/>
    <w:rsid w:val="00F8393F"/>
    <w:rsid w:val="00F83DDF"/>
    <w:rsid w:val="00F85B8B"/>
    <w:rsid w:val="00F85BAC"/>
    <w:rsid w:val="00F86485"/>
    <w:rsid w:val="00F87107"/>
    <w:rsid w:val="00F878BF"/>
    <w:rsid w:val="00F90237"/>
    <w:rsid w:val="00F906BE"/>
    <w:rsid w:val="00F909F2"/>
    <w:rsid w:val="00F90BA6"/>
    <w:rsid w:val="00F9256F"/>
    <w:rsid w:val="00F925B8"/>
    <w:rsid w:val="00F93163"/>
    <w:rsid w:val="00F936B3"/>
    <w:rsid w:val="00F94A37"/>
    <w:rsid w:val="00F94B6B"/>
    <w:rsid w:val="00F951C5"/>
    <w:rsid w:val="00F95DDD"/>
    <w:rsid w:val="00F9718A"/>
    <w:rsid w:val="00FA02DC"/>
    <w:rsid w:val="00FA07CF"/>
    <w:rsid w:val="00FA18E6"/>
    <w:rsid w:val="00FA2E0B"/>
    <w:rsid w:val="00FA397F"/>
    <w:rsid w:val="00FA4372"/>
    <w:rsid w:val="00FA4CCF"/>
    <w:rsid w:val="00FA505B"/>
    <w:rsid w:val="00FA5179"/>
    <w:rsid w:val="00FA5FE7"/>
    <w:rsid w:val="00FA64F8"/>
    <w:rsid w:val="00FA65D4"/>
    <w:rsid w:val="00FA6621"/>
    <w:rsid w:val="00FA7090"/>
    <w:rsid w:val="00FA7565"/>
    <w:rsid w:val="00FB0A4A"/>
    <w:rsid w:val="00FB0C8D"/>
    <w:rsid w:val="00FB14E0"/>
    <w:rsid w:val="00FB17CE"/>
    <w:rsid w:val="00FB2935"/>
    <w:rsid w:val="00FB2968"/>
    <w:rsid w:val="00FB3CC1"/>
    <w:rsid w:val="00FB4050"/>
    <w:rsid w:val="00FB457C"/>
    <w:rsid w:val="00FB49EE"/>
    <w:rsid w:val="00FB4C02"/>
    <w:rsid w:val="00FB6079"/>
    <w:rsid w:val="00FB7D78"/>
    <w:rsid w:val="00FC0447"/>
    <w:rsid w:val="00FC0E4D"/>
    <w:rsid w:val="00FC1E58"/>
    <w:rsid w:val="00FC2038"/>
    <w:rsid w:val="00FC444A"/>
    <w:rsid w:val="00FC562D"/>
    <w:rsid w:val="00FC6560"/>
    <w:rsid w:val="00FC69C4"/>
    <w:rsid w:val="00FC76D5"/>
    <w:rsid w:val="00FD1A50"/>
    <w:rsid w:val="00FD216B"/>
    <w:rsid w:val="00FD22E4"/>
    <w:rsid w:val="00FD4412"/>
    <w:rsid w:val="00FD5048"/>
    <w:rsid w:val="00FD527A"/>
    <w:rsid w:val="00FD5439"/>
    <w:rsid w:val="00FD653A"/>
    <w:rsid w:val="00FD6B48"/>
    <w:rsid w:val="00FD71C4"/>
    <w:rsid w:val="00FD72DC"/>
    <w:rsid w:val="00FD7344"/>
    <w:rsid w:val="00FD7CAD"/>
    <w:rsid w:val="00FE07ED"/>
    <w:rsid w:val="00FE0DC3"/>
    <w:rsid w:val="00FE0DF2"/>
    <w:rsid w:val="00FE1440"/>
    <w:rsid w:val="00FE1654"/>
    <w:rsid w:val="00FE2164"/>
    <w:rsid w:val="00FE3C19"/>
    <w:rsid w:val="00FE3FF2"/>
    <w:rsid w:val="00FE4581"/>
    <w:rsid w:val="00FE4858"/>
    <w:rsid w:val="00FE48CA"/>
    <w:rsid w:val="00FE7859"/>
    <w:rsid w:val="00FE7969"/>
    <w:rsid w:val="00FE7F8F"/>
    <w:rsid w:val="00FF04A2"/>
    <w:rsid w:val="00FF15E7"/>
    <w:rsid w:val="00FF26E5"/>
    <w:rsid w:val="00FF2783"/>
    <w:rsid w:val="00FF2F35"/>
    <w:rsid w:val="00FF3D9C"/>
    <w:rsid w:val="00FF46C0"/>
    <w:rsid w:val="00FF552F"/>
    <w:rsid w:val="00FF57A2"/>
    <w:rsid w:val="00FF593D"/>
    <w:rsid w:val="00FF625C"/>
    <w:rsid w:val="00FF63C1"/>
    <w:rsid w:val="00FF6816"/>
    <w:rsid w:val="00FF6C36"/>
    <w:rsid w:val="00FF7141"/>
    <w:rsid w:val="00FF719D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7BB8E"/>
  <w15:chartTrackingRefBased/>
  <w15:docId w15:val="{6C83E5EB-9899-4D8D-B049-8762C86B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6F6F1D"/>
    <w:rPr>
      <w:sz w:val="18"/>
      <w:szCs w:val="18"/>
    </w:rPr>
  </w:style>
  <w:style w:type="paragraph" w:styleId="a4">
    <w:name w:val="annotation text"/>
    <w:basedOn w:val="a"/>
    <w:semiHidden/>
    <w:rsid w:val="006F6F1D"/>
  </w:style>
  <w:style w:type="paragraph" w:styleId="a5">
    <w:name w:val="annotation subject"/>
    <w:basedOn w:val="a4"/>
    <w:next w:val="a4"/>
    <w:semiHidden/>
    <w:rsid w:val="006F6F1D"/>
    <w:rPr>
      <w:b/>
      <w:bCs/>
    </w:rPr>
  </w:style>
  <w:style w:type="paragraph" w:styleId="a6">
    <w:name w:val="Balloon Text"/>
    <w:basedOn w:val="a"/>
    <w:semiHidden/>
    <w:rsid w:val="006F6F1D"/>
    <w:rPr>
      <w:rFonts w:ascii="Arial" w:hAnsi="Arial"/>
      <w:sz w:val="18"/>
      <w:szCs w:val="18"/>
    </w:rPr>
  </w:style>
  <w:style w:type="table" w:styleId="a7">
    <w:name w:val="Table Grid"/>
    <w:basedOn w:val="a1"/>
    <w:rsid w:val="006F6F1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rsid w:val="00E34A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E34A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page number"/>
    <w:basedOn w:val="a0"/>
    <w:rsid w:val="00F51917"/>
  </w:style>
  <w:style w:type="paragraph" w:styleId="ab">
    <w:name w:val="Document Map"/>
    <w:basedOn w:val="a"/>
    <w:semiHidden/>
    <w:rsid w:val="00A90725"/>
    <w:pPr>
      <w:shd w:val="clear" w:color="auto" w:fill="000080"/>
    </w:pPr>
    <w:rPr>
      <w:rFonts w:ascii="Arial" w:hAnsi="Arial"/>
    </w:rPr>
  </w:style>
  <w:style w:type="paragraph" w:styleId="ac">
    <w:name w:val="List Paragraph"/>
    <w:basedOn w:val="a"/>
    <w:uiPriority w:val="34"/>
    <w:qFormat/>
    <w:rsid w:val="000526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2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96FB8-B92E-4D87-97F8-1A1C5032F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1949</Words>
  <Characters>479</Characters>
  <Application>Microsoft Office Word</Application>
  <DocSecurity>0</DocSecurity>
  <Lines>3</Lines>
  <Paragraphs>4</Paragraphs>
  <ScaleCrop>false</ScaleCrop>
  <Company>HUA NAN COMMERCIAL BANK LTD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華南商業銀行九十四年上期營業單位理財人員業務目標</dc:title>
  <dc:subject/>
  <dc:creator>HUA NAN COMMERCIAL BANK LTD</dc:creator>
  <cp:keywords/>
  <cp:lastModifiedBy>羅國峯</cp:lastModifiedBy>
  <cp:revision>3</cp:revision>
  <cp:lastPrinted>2026-10-19T06:19:00Z</cp:lastPrinted>
  <dcterms:created xsi:type="dcterms:W3CDTF">2026-10-20T01:08:00Z</dcterms:created>
  <dcterms:modified xsi:type="dcterms:W3CDTF">2026-10-20T01:09:00Z</dcterms:modified>
</cp:coreProperties>
</file>